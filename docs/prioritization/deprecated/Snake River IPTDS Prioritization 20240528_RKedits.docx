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4A890F79"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300004">
        <w:rPr>
          <w:rFonts w:cs="Times New Roman"/>
          <w:sz w:val="24"/>
          <w:szCs w:val="24"/>
        </w:rPr>
        <w:t>May</w:t>
      </w:r>
      <w:r w:rsidR="00F40221">
        <w:rPr>
          <w:rFonts w:cs="Times New Roman"/>
          <w:sz w:val="24"/>
          <w:szCs w:val="24"/>
        </w:rPr>
        <w:t xml:space="preserve"> </w:t>
      </w:r>
      <w:r w:rsidR="00300004">
        <w:rPr>
          <w:rFonts w:cs="Times New Roman"/>
          <w:sz w:val="24"/>
          <w:szCs w:val="24"/>
        </w:rPr>
        <w:t>2</w:t>
      </w:r>
      <w:r w:rsidR="00C87DC0">
        <w:rPr>
          <w:rFonts w:cs="Times New Roman"/>
          <w:sz w:val="24"/>
          <w:szCs w:val="24"/>
        </w:rPr>
        <w:t>9</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ABA60C3">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w:t>
      </w:r>
      <w:proofErr w:type="gramStart"/>
      <w:r w:rsidR="00C3017F" w:rsidRPr="00C3017F">
        <w:rPr>
          <w:color w:val="A6A6A6" w:themeColor="background1" w:themeShade="A6"/>
        </w:rPr>
        <w:t>this</w:t>
      </w:r>
      <w:proofErr w:type="gramEnd"/>
      <w:r w:rsidR="00C3017F"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1057FC75"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787394C5" w:rsidR="00C054E0" w:rsidRDefault="006D0294" w:rsidP="00BF7E5F">
      <w:pPr>
        <w:pStyle w:val="ListParagraph"/>
        <w:numPr>
          <w:ilvl w:val="0"/>
          <w:numId w:val="13"/>
        </w:numPr>
        <w:jc w:val="both"/>
      </w:pPr>
      <w:r>
        <w:t>Review of existing site locations to ensure adequate</w:t>
      </w:r>
      <w:r w:rsidR="00C054E0">
        <w:t xml:space="preserve"> ICTRT</w:t>
      </w:r>
      <w:r w:rsidR="00EE53F2">
        <w:t xml:space="preserve"> </w:t>
      </w:r>
      <w:r w:rsidR="00C054E0">
        <w:t>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126A909" w:rsidR="00EE53F2" w:rsidRDefault="00EE53F2" w:rsidP="00991C7A">
      <w:pPr>
        <w:jc w:val="both"/>
      </w:pPr>
      <w:r>
        <w:t xml:space="preserve">An intended outcome of this process is to create efficiencies in the O&amp;M of IPTDS while also addressing requisite population monitoring for adult status and trends evaluations. Although recommendations of the </w:t>
      </w:r>
      <w:r>
        <w:lastRenderedPageBreak/>
        <w:t>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commentRangeStart w:id="2"/>
      <w:commentRangeStart w:id="3"/>
      <w:commentRangeEnd w:id="2"/>
      <w:r>
        <w:rPr>
          <w:rStyle w:val="CommentReference"/>
        </w:rPr>
        <w:commentReference w:id="2"/>
      </w:r>
      <w:commentRangeEnd w:id="3"/>
      <w:r>
        <w:rPr>
          <w:rStyle w:val="CommentReference"/>
        </w:rPr>
        <w:commentReference w:id="3"/>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commentRangeStart w:id="11"/>
      <w:r w:rsidR="00A60684">
        <w:rPr>
          <w:rFonts w:cs="Times New Roman"/>
        </w:rPr>
        <w:t xml:space="preserve">spatial structure </w:t>
      </w:r>
      <w:commentRangeEnd w:id="9"/>
      <w:r w:rsidR="00A60684">
        <w:rPr>
          <w:rStyle w:val="CommentReference"/>
        </w:rPr>
        <w:commentReference w:id="9"/>
      </w:r>
      <w:commentRangeEnd w:id="10"/>
      <w:r w:rsidR="00A60684">
        <w:rPr>
          <w:rStyle w:val="CommentReference"/>
        </w:rPr>
        <w:commentReference w:id="10"/>
      </w:r>
      <w:commentRangeEnd w:id="11"/>
      <w:r w:rsidR="00A60684">
        <w:rPr>
          <w:rStyle w:val="CommentReference"/>
        </w:rPr>
        <w:commentReference w:id="11"/>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w:t>
      </w:r>
      <w:r w:rsidR="00393A12">
        <w:rPr>
          <w:rFonts w:cs="Times New Roman"/>
        </w:rPr>
        <w:lastRenderedPageBreak/>
        <w:t>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2" w:name="_Toc164257240"/>
      <w:r w:rsidRPr="00F97286">
        <w:t xml:space="preserve">PRIORITIZATION </w:t>
      </w:r>
      <w:r w:rsidR="00393A12">
        <w:t>FRAMEWORK</w:t>
      </w:r>
      <w:bookmarkEnd w:id="12"/>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3" w:name="_Ref163721176"/>
      <w:r w:rsidR="002A39E5">
        <w:rPr>
          <w:rStyle w:val="FootnoteReference"/>
          <w:rFonts w:cs="Times New Roman"/>
        </w:rPr>
        <w:footnoteReference w:id="3"/>
      </w:r>
      <w:bookmarkEnd w:id="13"/>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6" w:name="_Ref136929152"/>
      <w:bookmarkStart w:id="17" w:name="_Ref163715149"/>
      <w:bookmarkStart w:id="18"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6"/>
      <w:bookmarkEnd w:id="17"/>
      <w:bookmarkEnd w:id="18"/>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9"/>
      <w:commentRangeStart w:id="20"/>
      <w:commentRangeStart w:id="21"/>
      <w:commentRangeStart w:id="22"/>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9"/>
      <w:commentRangeEnd w:id="21"/>
      <w:r>
        <w:rPr>
          <w:rStyle w:val="CommentReference"/>
        </w:rPr>
        <w:commentReference w:id="19"/>
      </w:r>
      <w:commentRangeEnd w:id="20"/>
      <w:r w:rsidR="00C87DC0">
        <w:rPr>
          <w:rStyle w:val="CommentReference"/>
        </w:rPr>
        <w:commentReference w:id="20"/>
      </w:r>
      <w:r>
        <w:rPr>
          <w:rStyle w:val="CommentReference"/>
        </w:rPr>
        <w:commentReference w:id="21"/>
      </w:r>
      <w:commentRangeEnd w:id="22"/>
      <w:r>
        <w:rPr>
          <w:rStyle w:val="CommentReference"/>
        </w:rPr>
        <w:commentReference w:id="22"/>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3"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3"/>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4"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4"/>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81AA042"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5"/>
            <w:commentRangeStart w:id="26"/>
            <w:commentRangeStart w:id="27"/>
            <w:commentRangeStart w:id="28"/>
            <w:commentRangeStart w:id="29"/>
            <w:r w:rsidR="00A60684" w:rsidRPr="00B10F24">
              <w:rPr>
                <w:rFonts w:cs="Times New Roman"/>
                <w:sz w:val="20"/>
                <w:szCs w:val="20"/>
              </w:rPr>
              <w:t xml:space="preserve">continuously (or near continuously) </w:t>
            </w:r>
            <w:commentRangeEnd w:id="25"/>
            <w:r w:rsidR="00A60684">
              <w:rPr>
                <w:rStyle w:val="CommentReference"/>
              </w:rPr>
              <w:commentReference w:id="25"/>
            </w:r>
            <w:commentRangeEnd w:id="26"/>
            <w:r w:rsidR="00A60684">
              <w:rPr>
                <w:rStyle w:val="CommentReference"/>
              </w:rPr>
              <w:commentReference w:id="26"/>
            </w:r>
            <w:commentRangeEnd w:id="27"/>
            <w:r w:rsidR="00A60684">
              <w:rPr>
                <w:rStyle w:val="CommentReference"/>
              </w:rPr>
              <w:commentReference w:id="27"/>
            </w:r>
            <w:commentRangeEnd w:id="28"/>
            <w:r w:rsidR="00161662">
              <w:rPr>
                <w:rStyle w:val="CommentReference"/>
              </w:rPr>
              <w:commentReference w:id="28"/>
            </w:r>
            <w:commentRangeEnd w:id="29"/>
            <w:r w:rsidR="00F37854">
              <w:rPr>
                <w:rStyle w:val="CommentReference"/>
              </w:rPr>
              <w:commentReference w:id="29"/>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30"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30"/>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31" w:name="_Toc164257241"/>
      <w:r>
        <w:lastRenderedPageBreak/>
        <w:t>Additional Considerations</w:t>
      </w:r>
      <w:bookmarkEnd w:id="31"/>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2"/>
      <w:commentRangeStart w:id="33"/>
      <w:commentRangeStart w:id="34"/>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2"/>
      <w:r w:rsidR="00E916FB">
        <w:rPr>
          <w:rStyle w:val="CommentReference"/>
        </w:rPr>
        <w:commentReference w:id="32"/>
      </w:r>
      <w:commentRangeEnd w:id="33"/>
      <w:r w:rsidR="00E916FB">
        <w:rPr>
          <w:rStyle w:val="CommentReference"/>
        </w:rPr>
        <w:commentReference w:id="33"/>
      </w:r>
      <w:commentRangeEnd w:id="34"/>
      <w:r w:rsidR="00E916FB">
        <w:rPr>
          <w:rStyle w:val="CommentReference"/>
        </w:rPr>
        <w:commentReference w:id="34"/>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5" w:name="_Toc164257242"/>
      <w:r w:rsidRPr="003627F5">
        <w:t>RESULTS</w:t>
      </w:r>
      <w:bookmarkEnd w:id="35"/>
    </w:p>
    <w:p w14:paraId="3DA8CF8A" w14:textId="3F677585" w:rsidR="00C63F85" w:rsidRDefault="00C63F85" w:rsidP="003627F5">
      <w:pPr>
        <w:pStyle w:val="Heading2"/>
      </w:pPr>
      <w:bookmarkStart w:id="36" w:name="_Toc164257243"/>
      <w:r>
        <w:t>Synopsis</w:t>
      </w:r>
      <w:bookmarkEnd w:id="36"/>
    </w:p>
    <w:p w14:paraId="06CF28D6" w14:textId="7DDC1EF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7" w:name="_Hlk164340094"/>
    </w:p>
    <w:p w14:paraId="604A747A" w14:textId="579DAB05" w:rsidR="00B96B7C" w:rsidRPr="006067D6" w:rsidRDefault="00B96B7C" w:rsidP="004E196B">
      <w:pPr>
        <w:pStyle w:val="Caption"/>
        <w:jc w:val="center"/>
        <w:rPr>
          <w:rFonts w:cs="Times New Roman"/>
        </w:rPr>
      </w:pPr>
      <w:bookmarkStart w:id="38" w:name="_Ref163737141"/>
      <w:bookmarkStart w:id="39"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8"/>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40"/>
            <w:commentRangeStart w:id="41"/>
            <w:r w:rsidRPr="006067D6">
              <w:rPr>
                <w:rFonts w:cs="Times New Roman"/>
              </w:rPr>
              <w:t>10</w:t>
            </w:r>
            <w:commentRangeEnd w:id="40"/>
            <w:r w:rsidRPr="006067D6">
              <w:rPr>
                <w:rStyle w:val="CommentReference"/>
              </w:rPr>
              <w:commentReference w:id="40"/>
            </w:r>
            <w:commentRangeEnd w:id="41"/>
            <w:r w:rsidR="006067D6" w:rsidRPr="006067D6">
              <w:rPr>
                <w:rStyle w:val="CommentReference"/>
              </w:rPr>
              <w:commentReference w:id="41"/>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2"/>
            <w:commentRangeEnd w:id="42"/>
            <w:r w:rsidRPr="006067D6">
              <w:rPr>
                <w:rStyle w:val="CommentReference"/>
              </w:rPr>
              <w:commentReference w:id="42"/>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9"/>
    </w:tbl>
    <w:p w14:paraId="37920A80" w14:textId="77777777" w:rsidR="00B96B7C" w:rsidRDefault="00B96B7C" w:rsidP="009D1563">
      <w:pPr>
        <w:jc w:val="both"/>
        <w:rPr>
          <w:rFonts w:cs="Times New Roman"/>
        </w:rPr>
      </w:pPr>
    </w:p>
    <w:bookmarkEnd w:id="37"/>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3" w:name="_Ref163737213"/>
      <w:bookmarkStart w:id="44" w:name="_Ref163717399"/>
      <w:bookmarkStart w:id="45" w:name="_Ref141944808"/>
      <w:bookmarkStart w:id="46"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3"/>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7"/>
            <w:commentRangeStart w:id="48"/>
            <w:r w:rsidR="00E916FB" w:rsidRPr="000A18C8">
              <w:rPr>
                <w:rFonts w:cs="Times New Roman"/>
                <w:i w:val="0"/>
                <w:iCs w:val="0"/>
                <w:color w:val="000000"/>
                <w:szCs w:val="20"/>
              </w:rPr>
              <w:t>.</w:t>
            </w:r>
            <w:commentRangeEnd w:id="47"/>
            <w:r w:rsidR="00E916FB">
              <w:rPr>
                <w:rStyle w:val="CommentReference"/>
                <w:i w:val="0"/>
                <w:iCs w:val="0"/>
              </w:rPr>
              <w:commentReference w:id="47"/>
            </w:r>
            <w:commentRangeEnd w:id="48"/>
            <w:r w:rsidR="00CF04C6">
              <w:rPr>
                <w:rStyle w:val="CommentReference"/>
                <w:i w:val="0"/>
                <w:iCs w:val="0"/>
              </w:rPr>
              <w:commentReference w:id="48"/>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9"/>
            <w:commentRangeStart w:id="50"/>
            <w:r w:rsidR="00E916FB" w:rsidRPr="000A18C8">
              <w:rPr>
                <w:rFonts w:cs="Times New Roman"/>
                <w:i w:val="0"/>
                <w:iCs w:val="0"/>
                <w:color w:val="000000"/>
                <w:szCs w:val="20"/>
              </w:rPr>
              <w:t>.</w:t>
            </w:r>
            <w:commentRangeEnd w:id="49"/>
            <w:r w:rsidR="00E916FB">
              <w:rPr>
                <w:rStyle w:val="CommentReference"/>
                <w:i w:val="0"/>
                <w:iCs w:val="0"/>
              </w:rPr>
              <w:commentReference w:id="49"/>
            </w:r>
            <w:commentRangeEnd w:id="50"/>
            <w:r w:rsidR="00B14F7F">
              <w:rPr>
                <w:rStyle w:val="CommentReference"/>
                <w:i w:val="0"/>
                <w:iCs w:val="0"/>
              </w:rPr>
              <w:commentReference w:id="50"/>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1"/>
            <w:commentRangeStart w:id="52"/>
            <w:r w:rsidR="00E916FB" w:rsidRPr="003031D2">
              <w:rPr>
                <w:rFonts w:cs="Times New Roman"/>
                <w:i w:val="0"/>
                <w:iCs w:val="0"/>
                <w:color w:val="000000"/>
                <w:szCs w:val="20"/>
              </w:rPr>
              <w:t>remove</w:t>
            </w:r>
            <w:commentRangeEnd w:id="51"/>
            <w:r w:rsidR="00E916FB">
              <w:rPr>
                <w:rStyle w:val="CommentReference"/>
                <w:i w:val="0"/>
                <w:iCs w:val="0"/>
              </w:rPr>
              <w:commentReference w:id="51"/>
            </w:r>
            <w:commentRangeEnd w:id="52"/>
            <w:r w:rsidR="00CF04C6">
              <w:rPr>
                <w:rStyle w:val="CommentReference"/>
                <w:i w:val="0"/>
                <w:iCs w:val="0"/>
              </w:rPr>
              <w:commentReference w:id="52"/>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3"/>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3"/>
            <w:r w:rsidR="00E916FB">
              <w:rPr>
                <w:rStyle w:val="CommentReference"/>
                <w:i w:val="0"/>
                <w:iCs w:val="0"/>
              </w:rPr>
              <w:commentReference w:id="53"/>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commentRangeStart w:id="54"/>
            <w:r w:rsidRPr="003031D2">
              <w:rPr>
                <w:rFonts w:cs="Times New Roman"/>
                <w:b w:val="0"/>
                <w:bCs w:val="0"/>
                <w:i w:val="0"/>
                <w:iCs w:val="0"/>
                <w:szCs w:val="20"/>
              </w:rPr>
              <w:t>HYC</w:t>
            </w:r>
            <w:commentRangeEnd w:id="54"/>
            <w:r w:rsidR="00D872B8">
              <w:rPr>
                <w:rStyle w:val="CommentReference"/>
                <w:b w:val="0"/>
                <w:bCs w:val="0"/>
                <w:i w:val="0"/>
                <w:iCs w:val="0"/>
              </w:rPr>
              <w:commentReference w:id="54"/>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5"/>
            <w:commentRangeStart w:id="56"/>
            <w:r w:rsidR="00E916FB" w:rsidRPr="000A18C8">
              <w:rPr>
                <w:rFonts w:cs="Times New Roman"/>
                <w:i w:val="0"/>
                <w:iCs w:val="0"/>
                <w:color w:val="000000"/>
                <w:szCs w:val="20"/>
              </w:rPr>
              <w:t>).</w:t>
            </w:r>
            <w:commentRangeEnd w:id="55"/>
            <w:r w:rsidR="00E916FB">
              <w:rPr>
                <w:rStyle w:val="CommentReference"/>
                <w:i w:val="0"/>
                <w:iCs w:val="0"/>
              </w:rPr>
              <w:commentReference w:id="55"/>
            </w:r>
            <w:commentRangeEnd w:id="56"/>
            <w:r w:rsidR="00722B0E">
              <w:rPr>
                <w:rStyle w:val="CommentReference"/>
                <w:i w:val="0"/>
                <w:iCs w:val="0"/>
              </w:rPr>
              <w:commentReference w:id="56"/>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commentRangeStart w:id="57"/>
            <w:r w:rsidRPr="003031D2">
              <w:rPr>
                <w:rFonts w:cs="Times New Roman"/>
                <w:b w:val="0"/>
                <w:bCs w:val="0"/>
                <w:i w:val="0"/>
                <w:iCs w:val="0"/>
                <w:szCs w:val="20"/>
              </w:rPr>
              <w:lastRenderedPageBreak/>
              <w:t>MAR</w:t>
            </w:r>
            <w:commentRangeEnd w:id="57"/>
            <w:r w:rsidR="00D872B8">
              <w:rPr>
                <w:rStyle w:val="CommentReference"/>
                <w:b w:val="0"/>
                <w:bCs w:val="0"/>
                <w:i w:val="0"/>
                <w:iCs w:val="0"/>
              </w:rPr>
              <w:commentReference w:id="57"/>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commentRangeStart w:id="58"/>
            <w:r w:rsidRPr="003031D2">
              <w:rPr>
                <w:rFonts w:cs="Times New Roman"/>
                <w:b w:val="0"/>
                <w:bCs w:val="0"/>
                <w:i w:val="0"/>
                <w:iCs w:val="0"/>
                <w:szCs w:val="20"/>
              </w:rPr>
              <w:t>SFG</w:t>
            </w:r>
            <w:commentRangeEnd w:id="58"/>
            <w:r w:rsidR="00D872B8">
              <w:rPr>
                <w:rStyle w:val="CommentReference"/>
                <w:b w:val="0"/>
                <w:bCs w:val="0"/>
                <w:i w:val="0"/>
                <w:iCs w:val="0"/>
              </w:rPr>
              <w:commentReference w:id="58"/>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9"/>
            <w:commentRangeStart w:id="60"/>
            <w:r>
              <w:rPr>
                <w:rFonts w:cs="Times New Roman"/>
                <w:i w:val="0"/>
                <w:iCs w:val="0"/>
                <w:color w:val="000000"/>
                <w:szCs w:val="20"/>
              </w:rPr>
              <w:t>.</w:t>
            </w:r>
            <w:commentRangeEnd w:id="59"/>
            <w:r>
              <w:rPr>
                <w:rStyle w:val="CommentReference"/>
                <w:i w:val="0"/>
                <w:iCs w:val="0"/>
              </w:rPr>
              <w:commentReference w:id="59"/>
            </w:r>
            <w:commentRangeEnd w:id="60"/>
            <w:r>
              <w:rPr>
                <w:rStyle w:val="CommentReference"/>
                <w:i w:val="0"/>
                <w:iCs w:val="0"/>
              </w:rPr>
              <w:commentReference w:id="60"/>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commentRangeStart w:id="61"/>
            <w:r w:rsidRPr="003031D2">
              <w:rPr>
                <w:rFonts w:cs="Times New Roman"/>
                <w:b w:val="0"/>
                <w:bCs w:val="0"/>
                <w:i w:val="0"/>
                <w:iCs w:val="0"/>
                <w:szCs w:val="20"/>
              </w:rPr>
              <w:t>LRL</w:t>
            </w:r>
            <w:commentRangeEnd w:id="61"/>
            <w:r w:rsidR="00D872B8">
              <w:rPr>
                <w:rStyle w:val="CommentReference"/>
                <w:b w:val="0"/>
                <w:bCs w:val="0"/>
                <w:i w:val="0"/>
                <w:iCs w:val="0"/>
              </w:rPr>
              <w:commentReference w:id="61"/>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62"/>
            <w:commentRangeStart w:id="63"/>
            <w:r w:rsidRPr="000A18C8">
              <w:rPr>
                <w:rFonts w:cs="Times New Roman"/>
                <w:i w:val="0"/>
                <w:iCs w:val="0"/>
                <w:color w:val="000000"/>
                <w:szCs w:val="20"/>
              </w:rPr>
              <w:t>SC3, SC4, or CRA</w:t>
            </w:r>
            <w:commentRangeEnd w:id="62"/>
            <w:r>
              <w:rPr>
                <w:rStyle w:val="CommentReference"/>
                <w:i w:val="0"/>
                <w:iCs w:val="0"/>
              </w:rPr>
              <w:commentReference w:id="62"/>
            </w:r>
            <w:commentRangeEnd w:id="63"/>
            <w:r>
              <w:rPr>
                <w:rStyle w:val="CommentReference"/>
                <w:i w:val="0"/>
                <w:iCs w:val="0"/>
              </w:rPr>
              <w:commentReference w:id="63"/>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9962B7"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9962B7"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5"/>
      <w:bookmarkEnd w:id="46"/>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64" w:name="_Toc164257244"/>
      <w:r>
        <w:lastRenderedPageBreak/>
        <w:t>DISCUSSION</w:t>
      </w:r>
      <w:bookmarkEnd w:id="64"/>
    </w:p>
    <w:p w14:paraId="5F5B46BA" w14:textId="28F446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proofErr w:type="gramStart"/>
      <w:r w:rsidR="00152DBB">
        <w:t>take into account</w:t>
      </w:r>
      <w:proofErr w:type="gramEnd"/>
      <w:r w:rsidR="00152DBB">
        <w:t xml:space="preserve"> feasibility, costs, etc.</w:t>
      </w:r>
    </w:p>
    <w:p w14:paraId="19E35E63" w14:textId="325F55B4"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w:t>
      </w:r>
      <w:del w:id="65" w:author="Ryan Kinzer" w:date="2024-06-12T13:12:00Z">
        <w:r w:rsidDel="009834F2">
          <w:delText xml:space="preserve">and </w:delText>
        </w:r>
      </w:del>
      <w:ins w:id="66" w:author="Ryan Kinzer" w:date="2024-06-12T13:12:00Z">
        <w:r w:rsidR="009834F2">
          <w:t>an</w:t>
        </w:r>
        <w:r w:rsidR="009834F2">
          <w:t xml:space="preserve"> </w:t>
        </w:r>
      </w:ins>
      <w:r>
        <w:t xml:space="preserve">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7"/>
      <w:commentRangeEnd w:id="67"/>
      <w:r>
        <w:rPr>
          <w:rStyle w:val="CommentReference"/>
        </w:rPr>
        <w:commentReference w:id="67"/>
      </w:r>
      <w:commentRangeStart w:id="68"/>
      <w:commentRangeEnd w:id="68"/>
      <w:r>
        <w:rPr>
          <w:rStyle w:val="CommentReference"/>
        </w:rPr>
        <w:commentReference w:id="68"/>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9"/>
      <w:commentRangeStart w:id="70"/>
      <w:commentRangeStart w:id="71"/>
      <w:r w:rsidR="00E0415B" w:rsidRPr="00160896">
        <w:t>.</w:t>
      </w:r>
      <w:commentRangeEnd w:id="69"/>
      <w:r w:rsidR="00E0415B" w:rsidRPr="00160896">
        <w:rPr>
          <w:rStyle w:val="CommentReference"/>
        </w:rPr>
        <w:commentReference w:id="69"/>
      </w:r>
      <w:commentRangeEnd w:id="70"/>
      <w:r w:rsidR="00E0415B" w:rsidRPr="00160896">
        <w:rPr>
          <w:rStyle w:val="CommentReference"/>
        </w:rPr>
        <w:commentReference w:id="70"/>
      </w:r>
      <w:commentRangeEnd w:id="71"/>
      <w:r w:rsidR="00E0415B" w:rsidRPr="00160896">
        <w:rPr>
          <w:rStyle w:val="CommentReference"/>
        </w:rPr>
        <w:commentReference w:id="71"/>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72"/>
      <w:r w:rsidR="00FF088F">
        <w:rPr>
          <w:rFonts w:cs="Times New Roman"/>
        </w:rPr>
        <w:t xml:space="preserve"> “near minimum” </w:t>
      </w:r>
      <w:commentRangeEnd w:id="72"/>
      <w:r w:rsidR="00FF088F">
        <w:rPr>
          <w:rStyle w:val="CommentReference"/>
        </w:rPr>
        <w:commentReference w:id="72"/>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73" w:name="_Toc164257245"/>
      <w:commentRangeStart w:id="74"/>
      <w:commentRangeStart w:id="75"/>
      <w:commentRangeStart w:id="76"/>
      <w:r>
        <w:t>Next Steps</w:t>
      </w:r>
      <w:bookmarkEnd w:id="73"/>
      <w:commentRangeEnd w:id="74"/>
      <w:r>
        <w:rPr>
          <w:rStyle w:val="CommentReference"/>
          <w:rFonts w:eastAsiaTheme="minorHAnsi" w:cstheme="minorBidi"/>
          <w:b w:val="0"/>
          <w:i w:val="0"/>
        </w:rPr>
        <w:commentReference w:id="74"/>
      </w:r>
      <w:commentRangeEnd w:id="75"/>
      <w:r>
        <w:rPr>
          <w:rStyle w:val="CommentReference"/>
          <w:rFonts w:eastAsiaTheme="minorHAnsi" w:cstheme="minorBidi"/>
          <w:b w:val="0"/>
          <w:i w:val="0"/>
        </w:rPr>
        <w:commentReference w:id="75"/>
      </w:r>
      <w:commentRangeEnd w:id="76"/>
      <w:r w:rsidR="00E54F28">
        <w:rPr>
          <w:rStyle w:val="CommentReference"/>
          <w:rFonts w:eastAsiaTheme="minorHAnsi" w:cstheme="minorBidi"/>
          <w:b w:val="0"/>
          <w:i w:val="0"/>
        </w:rPr>
        <w:commentReference w:id="76"/>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7" w:name="_Toc164257246"/>
      <w:r>
        <w:t>Conclusions</w:t>
      </w:r>
      <w:bookmarkEnd w:id="77"/>
    </w:p>
    <w:p w14:paraId="4F08FC21" w14:textId="03E9EE71"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 xml:space="preserve">We recommend the IPTDS O&amp;M project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8" w:name="_Toc164257247"/>
      <w:r>
        <w:lastRenderedPageBreak/>
        <w:t>LITERATURE CITED</w:t>
      </w:r>
      <w:bookmarkEnd w:id="78"/>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9" w:name="_Ref164257071"/>
      <w:bookmarkStart w:id="80" w:name="_Toc164257248"/>
      <w:bookmarkStart w:id="81" w:name="_Ref163140252"/>
      <w:r>
        <w:lastRenderedPageBreak/>
        <w:t>APPENDIX A. IPTDS Considerations by Species, MPG, and Population</w:t>
      </w:r>
      <w:bookmarkEnd w:id="79"/>
      <w:bookmarkEnd w:id="80"/>
    </w:p>
    <w:p w14:paraId="5D52E839" w14:textId="77777777" w:rsidR="00F67062" w:rsidRDefault="00F67062" w:rsidP="00F67062"/>
    <w:p w14:paraId="1E4EFCE4" w14:textId="77784DF0" w:rsidR="00F67062" w:rsidRDefault="00F67062" w:rsidP="00F67062">
      <w:pPr>
        <w:pStyle w:val="Heading2"/>
      </w:pPr>
      <w:bookmarkStart w:id="82" w:name="_Toc164257249"/>
      <w:r>
        <w:t>Snake River Basin Steelhead DPS</w:t>
      </w:r>
      <w:bookmarkEnd w:id="82"/>
    </w:p>
    <w:p w14:paraId="574874DE" w14:textId="77777777" w:rsidR="00F67062" w:rsidRDefault="00F67062" w:rsidP="00F67062">
      <w:pPr>
        <w:pStyle w:val="Heading3"/>
      </w:pPr>
      <w:bookmarkStart w:id="83" w:name="_Toc164257250"/>
      <w:r w:rsidRPr="00887F08">
        <w:t>Salmon River MPG</w:t>
      </w:r>
      <w:bookmarkEnd w:id="83"/>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84"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84"/>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85"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86"/>
            <w:r w:rsidR="00160896">
              <w:rPr>
                <w:rFonts w:cs="Times New Roman"/>
                <w:sz w:val="20"/>
                <w:szCs w:val="20"/>
              </w:rPr>
              <w:t>.</w:t>
            </w:r>
            <w:commentRangeEnd w:id="86"/>
            <w:r w:rsidR="00160896">
              <w:rPr>
                <w:rStyle w:val="CommentReference"/>
              </w:rPr>
              <w:commentReference w:id="86"/>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7"/>
            <w:commentRangeStart w:id="88"/>
            <w:r>
              <w:rPr>
                <w:rFonts w:cs="Times New Roman"/>
                <w:sz w:val="20"/>
                <w:szCs w:val="20"/>
              </w:rPr>
              <w:t xml:space="preserve">No monitoring currently occurs within the population </w:t>
            </w:r>
            <w:commentRangeEnd w:id="87"/>
            <w:r>
              <w:rPr>
                <w:rStyle w:val="CommentReference"/>
              </w:rPr>
              <w:commentReference w:id="87"/>
            </w:r>
            <w:commentRangeEnd w:id="88"/>
            <w:r w:rsidR="00A9547E">
              <w:rPr>
                <w:rStyle w:val="CommentReference"/>
              </w:rPr>
              <w:commentReference w:id="88"/>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9"/>
            <w:commentRangeStart w:id="90"/>
            <w:commentRangeEnd w:id="89"/>
            <w:r>
              <w:rPr>
                <w:rStyle w:val="CommentReference"/>
              </w:rPr>
              <w:commentReference w:id="89"/>
            </w:r>
            <w:commentRangeEnd w:id="90"/>
            <w:r>
              <w:rPr>
                <w:rStyle w:val="CommentReference"/>
              </w:rPr>
              <w:commentReference w:id="90"/>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91"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w:t>
            </w:r>
            <w:proofErr w:type="gramStart"/>
            <w:r>
              <w:rPr>
                <w:rFonts w:cs="Times New Roman"/>
                <w:sz w:val="20"/>
                <w:szCs w:val="20"/>
              </w:rPr>
              <w:t>life-cycle</w:t>
            </w:r>
            <w:proofErr w:type="gramEnd"/>
            <w:r>
              <w:rPr>
                <w:rFonts w:cs="Times New Roman"/>
                <w:sz w:val="20"/>
                <w:szCs w:val="20"/>
              </w:rPr>
              <w:t xml:space="preserv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92" w:name="_Hlk163476297"/>
            <w:r>
              <w:rPr>
                <w:rFonts w:cs="Times New Roman"/>
                <w:sz w:val="20"/>
                <w:szCs w:val="20"/>
              </w:rPr>
              <w:t>Continue funding KRS and ESS.</w:t>
            </w:r>
            <w:bookmarkEnd w:id="92"/>
          </w:p>
        </w:tc>
      </w:tr>
      <w:bookmarkEnd w:id="91"/>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85"/>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93" w:name="_Toc164257251"/>
      <w:r>
        <w:t>Clearwater</w:t>
      </w:r>
      <w:r w:rsidRPr="00887F08">
        <w:t xml:space="preserve"> River MPG</w:t>
      </w:r>
      <w:bookmarkEnd w:id="93"/>
    </w:p>
    <w:p w14:paraId="6BB8344E" w14:textId="77777777" w:rsidR="00F67062" w:rsidRDefault="00F67062" w:rsidP="00F67062">
      <w:pPr>
        <w:jc w:val="both"/>
      </w:pPr>
      <w:bookmarkStart w:id="94"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95"/>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95"/>
      <w:r w:rsidR="00160896">
        <w:rPr>
          <w:rStyle w:val="CommentReference"/>
        </w:rPr>
        <w:commentReference w:id="95"/>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96"/>
      <w:commentRangeStart w:id="97"/>
      <w:r w:rsidR="00160896">
        <w:t>JUL (Potlatch River), LAP (</w:t>
      </w:r>
      <w:proofErr w:type="spellStart"/>
      <w:r w:rsidR="00160896">
        <w:t>Lapwai</w:t>
      </w:r>
      <w:proofErr w:type="spellEnd"/>
      <w:r w:rsidR="00160896">
        <w:t xml:space="preserve"> Creek), or LAW </w:t>
      </w:r>
      <w:commentRangeEnd w:id="96"/>
      <w:r w:rsidR="00160896">
        <w:rPr>
          <w:rStyle w:val="CommentReference"/>
        </w:rPr>
        <w:commentReference w:id="96"/>
      </w:r>
      <w:commentRangeEnd w:id="97"/>
      <w:r w:rsidR="003201E5">
        <w:rPr>
          <w:rStyle w:val="CommentReference"/>
        </w:rPr>
        <w:commentReference w:id="97"/>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94"/>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8"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9"/>
            <w:commentRangeStart w:id="100"/>
            <w:r w:rsidR="00160896">
              <w:rPr>
                <w:rFonts w:cs="Times New Roman"/>
                <w:sz w:val="20"/>
                <w:szCs w:val="20"/>
              </w:rPr>
              <w:t xml:space="preserve">Alternate site configurations, including for SC1 and SC2, could be considered to improve cost-savings </w:t>
            </w:r>
            <w:commentRangeEnd w:id="99"/>
            <w:r w:rsidR="00160896">
              <w:rPr>
                <w:rStyle w:val="CommentReference"/>
              </w:rPr>
              <w:commentReference w:id="99"/>
            </w:r>
            <w:commentRangeEnd w:id="100"/>
            <w:r w:rsidR="003201E5">
              <w:rPr>
                <w:rStyle w:val="CommentReference"/>
              </w:rPr>
              <w:commentReference w:id="100"/>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8"/>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101" w:name="_Hlk141435949"/>
      <w:r>
        <w:br w:type="page"/>
      </w:r>
    </w:p>
    <w:p w14:paraId="6A689840" w14:textId="77777777" w:rsidR="00F67062" w:rsidRPr="00887F08" w:rsidRDefault="00F67062" w:rsidP="00F67062">
      <w:pPr>
        <w:pStyle w:val="Heading3"/>
      </w:pPr>
      <w:bookmarkStart w:id="102" w:name="_Toc164257252"/>
      <w:r>
        <w:lastRenderedPageBreak/>
        <w:t>Imnaha</w:t>
      </w:r>
      <w:r w:rsidRPr="00887F08">
        <w:t xml:space="preserve"> River MPG</w:t>
      </w:r>
      <w:bookmarkEnd w:id="102"/>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3"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103"/>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4" w:name="_Hlk163476774"/>
            <w:r>
              <w:rPr>
                <w:rFonts w:cs="Times New Roman"/>
                <w:sz w:val="20"/>
                <w:szCs w:val="20"/>
              </w:rPr>
              <w:t>Continue funding IR1 plus two additional sites upstream.</w:t>
            </w:r>
            <w:bookmarkEnd w:id="104"/>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5" w:name="_Toc164257253"/>
      <w:r w:rsidRPr="00317BB3">
        <w:lastRenderedPageBreak/>
        <w:t>Grande Ronde River MPG</w:t>
      </w:r>
      <w:bookmarkEnd w:id="105"/>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06"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7"/>
            <w:commentRangeStart w:id="108"/>
            <w:commentRangeStart w:id="109"/>
            <w:commentRangeStart w:id="110"/>
            <w:r w:rsidR="00160896">
              <w:rPr>
                <w:rFonts w:cs="Times New Roman"/>
                <w:sz w:val="20"/>
                <w:szCs w:val="20"/>
              </w:rPr>
              <w:t>Lookingglass major spawning area</w:t>
            </w:r>
            <w:commentRangeEnd w:id="107"/>
            <w:r w:rsidR="00160896">
              <w:rPr>
                <w:rStyle w:val="CommentReference"/>
              </w:rPr>
              <w:commentReference w:id="107"/>
            </w:r>
            <w:commentRangeEnd w:id="108"/>
            <w:r w:rsidR="00160896">
              <w:rPr>
                <w:rStyle w:val="CommentReference"/>
              </w:rPr>
              <w:commentReference w:id="108"/>
            </w:r>
            <w:commentRangeEnd w:id="109"/>
            <w:r w:rsidR="00160896">
              <w:rPr>
                <w:rStyle w:val="CommentReference"/>
              </w:rPr>
              <w:commentReference w:id="109"/>
            </w:r>
            <w:commentRangeEnd w:id="110"/>
            <w:r w:rsidR="00936409">
              <w:rPr>
                <w:rStyle w:val="CommentReference"/>
              </w:rPr>
              <w:commentReference w:id="110"/>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11"/>
            <w:commentRangeStart w:id="112"/>
            <w:r>
              <w:rPr>
                <w:rFonts w:cs="Times New Roman"/>
                <w:sz w:val="20"/>
                <w:szCs w:val="20"/>
              </w:rPr>
              <w:t>WR1</w:t>
            </w:r>
            <w:commentRangeEnd w:id="111"/>
            <w:r>
              <w:rPr>
                <w:rStyle w:val="CommentReference"/>
              </w:rPr>
              <w:commentReference w:id="111"/>
            </w:r>
            <w:commentRangeEnd w:id="112"/>
            <w:r>
              <w:rPr>
                <w:rStyle w:val="CommentReference"/>
              </w:rPr>
              <w:commentReference w:id="112"/>
            </w:r>
            <w:r>
              <w:rPr>
                <w:rFonts w:cs="Times New Roman"/>
                <w:sz w:val="20"/>
                <w:szCs w:val="20"/>
              </w:rPr>
              <w:t>; begin funding MR1 (two-pass array) and WR2 (single-pass array).</w:t>
            </w:r>
          </w:p>
        </w:tc>
      </w:tr>
      <w:bookmarkEnd w:id="101"/>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13"/>
            <w:commentRangeStart w:id="114"/>
            <w:commentRangeStart w:id="115"/>
            <w:r>
              <w:rPr>
                <w:rFonts w:cs="Times New Roman"/>
                <w:sz w:val="20"/>
                <w:szCs w:val="20"/>
                <w:lang w:val="fr-FR"/>
              </w:rPr>
              <w:t>WEN</w:t>
            </w:r>
            <w:commentRangeEnd w:id="113"/>
            <w:r>
              <w:rPr>
                <w:rStyle w:val="CommentReference"/>
              </w:rPr>
              <w:commentReference w:id="113"/>
            </w:r>
            <w:commentRangeEnd w:id="114"/>
            <w:r>
              <w:rPr>
                <w:rStyle w:val="CommentReference"/>
              </w:rPr>
              <w:commentReference w:id="114"/>
            </w:r>
            <w:commentRangeEnd w:id="115"/>
            <w:r w:rsidR="00936409">
              <w:rPr>
                <w:rStyle w:val="CommentReference"/>
              </w:rPr>
              <w:commentReference w:id="115"/>
            </w:r>
            <w:r>
              <w:rPr>
                <w:rFonts w:cs="Times New Roman"/>
                <w:sz w:val="20"/>
                <w:szCs w:val="20"/>
                <w:lang w:val="fr-FR"/>
              </w:rPr>
              <w:t>.</w:t>
            </w:r>
          </w:p>
        </w:tc>
      </w:tr>
      <w:bookmarkEnd w:id="106"/>
    </w:tbl>
    <w:p w14:paraId="1E04EEF3" w14:textId="77777777" w:rsidR="00F67062" w:rsidRDefault="00F67062" w:rsidP="00F67062"/>
    <w:p w14:paraId="3E4FB56F" w14:textId="77777777" w:rsidR="00F67062" w:rsidRPr="00887F08" w:rsidRDefault="00F67062" w:rsidP="00F67062">
      <w:pPr>
        <w:pStyle w:val="Heading3"/>
      </w:pPr>
      <w:bookmarkStart w:id="116" w:name="_Toc164257254"/>
      <w:r>
        <w:t>Hells Canyon</w:t>
      </w:r>
      <w:r w:rsidRPr="00887F08">
        <w:t xml:space="preserve"> MPG</w:t>
      </w:r>
      <w:bookmarkEnd w:id="116"/>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7" w:name="_Toc164257255"/>
      <w:r>
        <w:lastRenderedPageBreak/>
        <w:t>Lower Snake</w:t>
      </w:r>
      <w:r w:rsidRPr="00887F08">
        <w:t xml:space="preserve"> MPG</w:t>
      </w:r>
      <w:bookmarkEnd w:id="117"/>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8" w:name="_Toc164257256"/>
      <w:r>
        <w:lastRenderedPageBreak/>
        <w:t>Snake River Spring/Summer-run Chinook Salmon ESU</w:t>
      </w:r>
      <w:bookmarkEnd w:id="118"/>
    </w:p>
    <w:p w14:paraId="5E77DEEA" w14:textId="77777777" w:rsidR="00F67062" w:rsidRPr="00887F08" w:rsidRDefault="00F67062" w:rsidP="00F67062">
      <w:pPr>
        <w:pStyle w:val="Heading3"/>
      </w:pPr>
      <w:bookmarkStart w:id="119" w:name="_Toc164257257"/>
      <w:r>
        <w:t>Upper Salmon River MPG</w:t>
      </w:r>
      <w:bookmarkEnd w:id="119"/>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20"/>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commentRangeEnd w:id="120"/>
            <w:r w:rsidR="00B55585">
              <w:rPr>
                <w:rStyle w:val="CommentReference"/>
              </w:rPr>
              <w:commentReference w:id="120"/>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21" w:name="_Toc164257258"/>
      <w:r>
        <w:t>Middle Fork Salmon River MPG</w:t>
      </w:r>
      <w:bookmarkEnd w:id="121"/>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22"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23"/>
            <w:proofErr w:type="spellStart"/>
            <w:r w:rsidR="00B55585">
              <w:rPr>
                <w:rFonts w:cs="Times New Roman"/>
                <w:sz w:val="20"/>
                <w:szCs w:val="20"/>
              </w:rPr>
              <w:t>redd</w:t>
            </w:r>
            <w:proofErr w:type="spellEnd"/>
            <w:r w:rsidR="00B55585">
              <w:rPr>
                <w:rFonts w:cs="Times New Roman"/>
                <w:sz w:val="20"/>
                <w:szCs w:val="20"/>
              </w:rPr>
              <w:t xml:space="preserve"> counts </w:t>
            </w:r>
            <w:commentRangeEnd w:id="123"/>
            <w:r w:rsidR="00B55585">
              <w:rPr>
                <w:rStyle w:val="CommentReference"/>
              </w:rPr>
              <w:commentReference w:id="123"/>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22"/>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24" w:name="_Toc164257259"/>
      <w:r>
        <w:lastRenderedPageBreak/>
        <w:t>South Fork Salmon River MPG</w:t>
      </w:r>
      <w:bookmarkEnd w:id="124"/>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5"/>
            <w:r w:rsidR="00B55585">
              <w:rPr>
                <w:rFonts w:cs="Times New Roman"/>
                <w:sz w:val="20"/>
                <w:szCs w:val="20"/>
              </w:rPr>
              <w:t>KRS</w:t>
            </w:r>
            <w:commentRangeEnd w:id="125"/>
            <w:r w:rsidR="00B55585">
              <w:rPr>
                <w:rStyle w:val="CommentReference"/>
              </w:rPr>
              <w:commentReference w:id="125"/>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26"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126"/>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7"/>
            <w:commentRangeStart w:id="128"/>
            <w:r>
              <w:rPr>
                <w:rFonts w:cs="Times New Roman"/>
                <w:sz w:val="20"/>
                <w:szCs w:val="20"/>
              </w:rPr>
              <w:t>UGR</w:t>
            </w:r>
            <w:commentRangeEnd w:id="127"/>
            <w:r>
              <w:rPr>
                <w:rStyle w:val="CommentReference"/>
              </w:rPr>
              <w:commentReference w:id="127"/>
            </w:r>
            <w:commentRangeEnd w:id="128"/>
            <w:r>
              <w:rPr>
                <w:rStyle w:val="CommentReference"/>
              </w:rPr>
              <w:commentReference w:id="128"/>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9" w:name="_Toc164257261"/>
      <w:r>
        <w:lastRenderedPageBreak/>
        <w:t>Lower Snake River MPG</w:t>
      </w:r>
      <w:bookmarkEnd w:id="129"/>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30" w:name="_Ref164257126"/>
      <w:bookmarkStart w:id="131" w:name="_Toc164257262"/>
      <w:r>
        <w:lastRenderedPageBreak/>
        <w:t xml:space="preserve">APPENDIX </w:t>
      </w:r>
      <w:r w:rsidR="00F67062">
        <w:t>B</w:t>
      </w:r>
      <w:r>
        <w:t>. Recovery Scenarios for Snake River Populations</w:t>
      </w:r>
      <w:bookmarkEnd w:id="81"/>
      <w:bookmarkEnd w:id="130"/>
      <w:bookmarkEnd w:id="131"/>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7"/>
        <w:gridCol w:w="1341"/>
        <w:gridCol w:w="983"/>
        <w:gridCol w:w="1552"/>
        <w:gridCol w:w="5949"/>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32"/>
            <w:r w:rsidR="002C36D3" w:rsidRPr="00CC41D8">
              <w:rPr>
                <w:sz w:val="20"/>
                <w:szCs w:val="20"/>
              </w:rPr>
              <w:t>There has been little monitoring of the population</w:t>
            </w:r>
            <w:commentRangeEnd w:id="132"/>
            <w:r w:rsidR="005D108A">
              <w:rPr>
                <w:i/>
                <w:iCs/>
                <w:sz w:val="20"/>
                <w:szCs w:val="20"/>
              </w:rPr>
              <w:t>; however, there has been a time-series of counts and age data at the Sawtooth weir, but unclear how efficient the weir is for steelhead.</w:t>
            </w:r>
            <w:r w:rsidR="002C36D3">
              <w:rPr>
                <w:rStyle w:val="CommentReference"/>
              </w:rPr>
              <w:commentReference w:id="132"/>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33"/>
            <w:r w:rsidR="002C36D3" w:rsidRPr="0062321B">
              <w:rPr>
                <w:sz w:val="20"/>
                <w:szCs w:val="20"/>
              </w:rPr>
              <w:t>has been little monitoring of the population</w:t>
            </w:r>
            <w:commentRangeEnd w:id="133"/>
            <w:r w:rsidR="002C36D3">
              <w:rPr>
                <w:rStyle w:val="CommentReference"/>
              </w:rPr>
              <w:commentReference w:id="133"/>
            </w:r>
            <w:r w:rsidR="005D108A">
              <w:rPr>
                <w:i/>
                <w:iCs/>
                <w:sz w:val="20"/>
                <w:szCs w:val="20"/>
              </w:rPr>
              <w:t>; however, there has been a time-series of counts and age data from a weir in the East Fork Salmon River, but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34"/>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commentRangeEnd w:id="134"/>
            <w:r w:rsidR="002C36D3">
              <w:rPr>
                <w:rStyle w:val="CommentReference"/>
              </w:rPr>
              <w:commentReference w:id="134"/>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35"/>
            <w:commentRangeStart w:id="136"/>
            <w:r w:rsidRPr="0062321B">
              <w:rPr>
                <w:sz w:val="20"/>
                <w:szCs w:val="20"/>
              </w:rPr>
              <w:t>There has been little monitoring of the population.</w:t>
            </w:r>
            <w:commentRangeEnd w:id="135"/>
            <w:r w:rsidR="002C36D3">
              <w:rPr>
                <w:rStyle w:val="CommentReference"/>
              </w:rPr>
              <w:commentReference w:id="135"/>
            </w:r>
            <w:commentRangeEnd w:id="136"/>
            <w:r w:rsidR="00066B14">
              <w:rPr>
                <w:rStyle w:val="CommentReference"/>
              </w:rPr>
              <w:commentReference w:id="136"/>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137"/>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commentRangeEnd w:id="137"/>
            <w:r w:rsidR="00D946CD">
              <w:rPr>
                <w:rStyle w:val="CommentReference"/>
              </w:rPr>
              <w:commentReference w:id="137"/>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8" w:name="_Ref163195368"/>
      <w:bookmarkStart w:id="139" w:name="_Toc164257263"/>
      <w:r>
        <w:lastRenderedPageBreak/>
        <w:t xml:space="preserve">APPENDIX </w:t>
      </w:r>
      <w:r w:rsidR="00F67062">
        <w:t>C</w:t>
      </w:r>
      <w:r>
        <w:t xml:space="preserve">. </w:t>
      </w:r>
      <w:commentRangeStart w:id="140"/>
      <w:commentRangeStart w:id="141"/>
      <w:r w:rsidR="00D946CD">
        <w:t xml:space="preserve">Coefficients of Variation </w:t>
      </w:r>
      <w:commentRangeEnd w:id="140"/>
      <w:r w:rsidR="00D946CD">
        <w:rPr>
          <w:rStyle w:val="CommentReference"/>
          <w:rFonts w:eastAsiaTheme="minorHAnsi" w:cstheme="minorBidi"/>
          <w:b w:val="0"/>
          <w:caps w:val="0"/>
        </w:rPr>
        <w:commentReference w:id="140"/>
      </w:r>
      <w:commentRangeEnd w:id="141"/>
      <w:r w:rsidR="008F1E25">
        <w:rPr>
          <w:rStyle w:val="CommentReference"/>
          <w:rFonts w:eastAsiaTheme="minorHAnsi" w:cstheme="minorBidi"/>
          <w:b w:val="0"/>
          <w:caps w:val="0"/>
        </w:rPr>
        <w:commentReference w:id="141"/>
      </w:r>
      <w:r>
        <w:t>for IPTDS-Based Abundance Estimates</w:t>
      </w:r>
      <w:bookmarkEnd w:id="138"/>
      <w:bookmarkEnd w:id="139"/>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232FB628" w14:textId="77777777" w:rsidR="00EE53F2" w:rsidRDefault="00EE53F2" w:rsidP="00EE53F2">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3" w:author="Mike Ackerman" w:date="2024-05-28T11:59:00Z" w:initials="MA">
    <w:p w14:paraId="786BE7FB" w14:textId="77777777" w:rsidR="00EE53F2" w:rsidRDefault="00EE53F2" w:rsidP="00EE53F2">
      <w:pPr>
        <w:pStyle w:val="CommentText"/>
      </w:pPr>
      <w:r>
        <w:rPr>
          <w:rStyle w:val="CommentReference"/>
        </w:rPr>
        <w:annotationRef/>
      </w:r>
      <w:r>
        <w:t>This last paragraph is my attempt to address this. Please feel free to edit to help improve clarity.</w:t>
      </w:r>
    </w:p>
  </w:comment>
  <w:comment w:id="9"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9"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0"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21"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2"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5" w:author="FELDHAUS Joseph * ODFW [2]" w:date="2023-10-11T14:16:00Z" w:initials="FJ*O">
    <w:p w14:paraId="3493922C" w14:textId="77777777" w:rsidR="00A60684" w:rsidRDefault="00A60684" w:rsidP="00A60684">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6" w:author="Mike Ackerman" w:date="2024-04-05T07:31:00Z" w:initials="MA">
    <w:p w14:paraId="1C5B6220" w14:textId="77777777" w:rsidR="00A60684" w:rsidRDefault="00A60684" w:rsidP="00A60684">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7" w:author="FELDHAUS Joseph * ODFW" w:date="2024-05-15T10:05:00Z" w:initials="JF">
    <w:p w14:paraId="78D02BAE" w14:textId="77777777" w:rsidR="00A60684" w:rsidRDefault="00A60684" w:rsidP="00A60684">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8" w:author="Mike Ackerman" w:date="2024-05-28T13:36:00Z" w:initials="MA">
    <w:p w14:paraId="53DFE83D" w14:textId="77777777" w:rsidR="00161662" w:rsidRDefault="00161662" w:rsidP="00FF14AA">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29" w:author="Ryan Kinzer" w:date="2024-06-10T08:42:00Z" w:initials="RK">
    <w:p w14:paraId="2F646746" w14:textId="77777777" w:rsidR="00F37854" w:rsidRDefault="00F37854" w:rsidP="000F4DF6">
      <w:pPr>
        <w:pStyle w:val="CommentText"/>
      </w:pPr>
      <w:r>
        <w:rPr>
          <w:rStyle w:val="CommentReference"/>
        </w:rPr>
        <w:annotationRef/>
      </w:r>
      <w:r>
        <w:t>I have similar concerns as Mike. Its hard to define "continuously". I don't think it has much to do with actual array/antenna operation and has more to do with the site's ability to provide unbiased estimates. I would tie this criteria to something like….the site has provided valid estimates for greater than 80% of the migration seasons in operation.  For example: site x has operated since 2010 (13 years, 26 seasons for sp/sm &amp; steelhead) and during that time experienced a blown out or power outage that caused 3 migration year estimate to be invalid.  (1 - (3/26)) =  .89. Site is "reliable"</w:t>
      </w:r>
    </w:p>
  </w:comment>
  <w:comment w:id="32" w:author="Mike Ackerman" w:date="2024-04-11T08:29:00Z" w:initials="MA">
    <w:p w14:paraId="1D8A117C" w14:textId="4418F34D"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3"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4"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40"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41"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2"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7"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8"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9" w:author="Copeland,Tim" w:date="2024-05-14T14:41:00Z" w:initials="TC">
    <w:p w14:paraId="488EE98D" w14:textId="2FC008D3"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50"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1"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2"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3"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4" w:author="Ryan Kinzer" w:date="2024-06-10T09:50:00Z" w:initials="RK">
    <w:p w14:paraId="4D360823" w14:textId="77777777" w:rsidR="00D872B8" w:rsidRDefault="00D872B8" w:rsidP="003A0006">
      <w:pPr>
        <w:pStyle w:val="CommentText"/>
      </w:pPr>
      <w:r>
        <w:rPr>
          <w:rStyle w:val="CommentReference"/>
        </w:rPr>
        <w:annotationRef/>
      </w:r>
      <w:r>
        <w:t>Let me know again why both HYC and LRW are needed?</w:t>
      </w:r>
    </w:p>
  </w:comment>
  <w:comment w:id="55" w:author="Copeland,Tim" w:date="2024-05-14T14:44:00Z" w:initials="TC">
    <w:p w14:paraId="04B4B7F5" w14:textId="13EAA36B"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6" w:author="Mike Ackerman" w:date="2024-05-28T14:15:00Z" w:initials="MA">
    <w:p w14:paraId="182D4662" w14:textId="77777777" w:rsidR="005834E3" w:rsidRDefault="00722B0E">
      <w:pPr>
        <w:pStyle w:val="CommentText"/>
      </w:pPr>
      <w:r>
        <w:rPr>
          <w:rStyle w:val="CommentReference"/>
        </w:rPr>
        <w:annotationRef/>
      </w:r>
      <w:r w:rsidR="005834E3">
        <w:t>I'll continue to think on this. It seems a data gap population would be high priority.</w:t>
      </w:r>
    </w:p>
    <w:p w14:paraId="1BF1D3ED" w14:textId="77777777" w:rsidR="005834E3" w:rsidRDefault="005834E3">
      <w:pPr>
        <w:pStyle w:val="CommentText"/>
      </w:pPr>
    </w:p>
    <w:p w14:paraId="7A93C328" w14:textId="77777777" w:rsidR="005834E3" w:rsidRDefault="005834E3" w:rsidP="000428D5">
      <w:pPr>
        <w:pStyle w:val="CommentText"/>
      </w:pPr>
      <w:r>
        <w:t xml:space="preserve">I totally recognize that operating an IPTDS in any of these locations is logistically problematic. That said, I would like to explore the feasibility. If it turns out its not feasible, then either 1) we move onto the next priority, and/or 2) we explore alternate low-precision methods, at least for the SRCHA-s population. </w:t>
      </w:r>
    </w:p>
  </w:comment>
  <w:comment w:id="57" w:author="Ryan Kinzer" w:date="2024-06-10T09:51:00Z" w:initials="RK">
    <w:p w14:paraId="421AA5F5" w14:textId="77777777" w:rsidR="00D872B8" w:rsidRDefault="00D872B8" w:rsidP="006D17CA">
      <w:pPr>
        <w:pStyle w:val="CommentText"/>
      </w:pPr>
      <w:r>
        <w:rPr>
          <w:rStyle w:val="CommentReference"/>
        </w:rPr>
        <w:annotationRef/>
      </w:r>
      <w:r>
        <w:t>Does anything else in the Middle Fork drainage popup for being required?</w:t>
      </w:r>
    </w:p>
  </w:comment>
  <w:comment w:id="58" w:author="Ryan Kinzer" w:date="2024-06-10T09:51:00Z" w:initials="RK">
    <w:p w14:paraId="7F4A39D6" w14:textId="77777777" w:rsidR="00D872B8" w:rsidRDefault="00D872B8" w:rsidP="00175224">
      <w:pPr>
        <w:pStyle w:val="CommentText"/>
      </w:pPr>
      <w:r>
        <w:rPr>
          <w:rStyle w:val="CommentReference"/>
        </w:rPr>
        <w:annotationRef/>
      </w:r>
      <w:r>
        <w:t>Agreed, however this will present some additional modeling concerns.</w:t>
      </w:r>
    </w:p>
  </w:comment>
  <w:comment w:id="59" w:author="Copeland,Tim" w:date="2024-05-14T14:48:00Z" w:initials="TC">
    <w:p w14:paraId="1AB6DEC7" w14:textId="2DFB7143" w:rsidR="009962B7" w:rsidRDefault="009962B7" w:rsidP="00E916FB">
      <w:pPr>
        <w:pStyle w:val="CommentText"/>
      </w:pPr>
      <w:r>
        <w:rPr>
          <w:rStyle w:val="CommentReference"/>
        </w:rPr>
        <w:annotationRef/>
      </w:r>
      <w:r>
        <w:t>Would it be feasible to convert SW1 to a dual array?</w:t>
      </w:r>
    </w:p>
  </w:comment>
  <w:comment w:id="60" w:author="Mike Ackerman" w:date="2024-05-28T14:25:00Z" w:initials="MA">
    <w:p w14:paraId="331FDA40" w14:textId="77777777" w:rsidR="005834E3" w:rsidRDefault="009962B7" w:rsidP="008A34C8">
      <w:pPr>
        <w:pStyle w:val="CommentText"/>
      </w:pPr>
      <w:r>
        <w:rPr>
          <w:rStyle w:val="CommentReference"/>
        </w:rPr>
        <w:annotationRef/>
      </w:r>
      <w:r w:rsidR="005834E3">
        <w:t>Not really. SW1 and SW2, though, were essentially configured to operate as a dual-pass array. But a IS1001-MC can only operate 12 antennas and SW1 is 19 antennas and SW2 is 18 antennas as it stands (i.e., both already have 2 MCs, I believe).</w:t>
      </w:r>
    </w:p>
  </w:comment>
  <w:comment w:id="61" w:author="Ryan Kinzer" w:date="2024-06-10T09:53:00Z" w:initials="RK">
    <w:p w14:paraId="5880536E" w14:textId="77777777" w:rsidR="00D872B8" w:rsidRDefault="00D872B8" w:rsidP="008F27C7">
      <w:pPr>
        <w:pStyle w:val="CommentText"/>
      </w:pPr>
      <w:r>
        <w:rPr>
          <w:rStyle w:val="CommentReference"/>
        </w:rPr>
        <w:annotationRef/>
      </w:r>
      <w:r>
        <w:t>Same question for LRL and LRU, could they be a dual array? Or is the site width too long?</w:t>
      </w:r>
    </w:p>
  </w:comment>
  <w:comment w:id="62" w:author="Copeland,Tim" w:date="2024-05-14T14:56:00Z" w:initials="TC">
    <w:p w14:paraId="3A6841BC" w14:textId="05D00FDF"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63" w:author="Mike Ackerman" w:date="2024-05-28T14:35:00Z" w:initials="MA">
    <w:p w14:paraId="6BB3CC9E" w14:textId="77777777" w:rsidR="009962B7" w:rsidRDefault="009962B7">
      <w:pPr>
        <w:pStyle w:val="CommentText"/>
      </w:pPr>
      <w:r>
        <w:rPr>
          <w:rStyle w:val="CommentReference"/>
        </w:rPr>
        <w:annotationRef/>
      </w:r>
      <w:r>
        <w:t>I'm finding that, in most cases, I actually prefer two separate single-pass arrays which helps ensure independent observations and an unbiased detection prob estimate at the lower array.</w:t>
      </w:r>
    </w:p>
    <w:p w14:paraId="6BBDC268" w14:textId="77777777" w:rsidR="009962B7" w:rsidRDefault="009962B7">
      <w:pPr>
        <w:pStyle w:val="CommentText"/>
      </w:pPr>
    </w:p>
    <w:p w14:paraId="74099660" w14:textId="77777777" w:rsidR="009962B7" w:rsidRDefault="009962B7" w:rsidP="002D1D5F">
      <w:pPr>
        <w:pStyle w:val="CommentText"/>
      </w:pPr>
      <w:r>
        <w:t>SC3 and SC4 are currently funded by a project in our NPT Watershed Division; correct, to evaluate the suspected passage barrier, but I think it would be easy to move one of those under the project to estimate detection probs at the new locations. I'm okay with either route, will just depend of site feasibility, etc.</w:t>
      </w:r>
    </w:p>
  </w:comment>
  <w:comment w:id="67" w:author="FELDHAUS Joseph * ODFW [2]" w:date="2023-10-11T15:49:00Z" w:initials="FJ*O">
    <w:p w14:paraId="3EA365A4" w14:textId="77777777"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8"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9"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0"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71"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72"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74"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75"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76"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86" w:author="Copeland,Tim" w:date="2024-05-14T15:31:00Z" w:initials="TC">
    <w:p w14:paraId="495B8907" w14:textId="41961211" w:rsidR="00160896" w:rsidRDefault="00160896" w:rsidP="00160896">
      <w:pPr>
        <w:pStyle w:val="CommentText"/>
      </w:pPr>
      <w:r>
        <w:rPr>
          <w:rStyle w:val="CommentReference"/>
        </w:rPr>
        <w:annotationRef/>
      </w:r>
      <w:r>
        <w:t>Sawtooth Hatchery weir collects steelhead but it is not clear how efficient it is.</w:t>
      </w:r>
    </w:p>
  </w:comment>
  <w:comment w:id="87"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8"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89"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90"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95"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96"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7"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9"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100"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7"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8"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9"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10"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11"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12"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13"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14"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15"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20"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23"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25"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7"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8"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32"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33"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34"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35"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36"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7"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40"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41"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B628" w15:done="0"/>
  <w15:commentEx w15:paraId="786BE7FB" w15:paraIdParent="232FB628" w15:done="0"/>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3493922C" w15:done="0"/>
  <w15:commentEx w15:paraId="1C5B6220" w15:paraIdParent="3493922C" w15:done="0"/>
  <w15:commentEx w15:paraId="78D02BAE" w15:paraIdParent="3493922C" w15:done="0"/>
  <w15:commentEx w15:paraId="53DFE83D" w15:paraIdParent="3493922C" w15:done="0"/>
  <w15:commentEx w15:paraId="2F646746" w15:paraIdParent="3493922C"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4D360823" w15:done="0"/>
  <w15:commentEx w15:paraId="04B4B7F5" w15:done="0"/>
  <w15:commentEx w15:paraId="7A93C328" w15:paraIdParent="04B4B7F5" w15:done="0"/>
  <w15:commentEx w15:paraId="421AA5F5" w15:done="0"/>
  <w15:commentEx w15:paraId="7F4A39D6" w15:done="0"/>
  <w15:commentEx w15:paraId="1AB6DEC7" w15:done="0"/>
  <w15:commentEx w15:paraId="331FDA40" w15:paraIdParent="1AB6DEC7" w15:done="0"/>
  <w15:commentEx w15:paraId="5880536E"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4566" w16cex:dateUtc="2024-05-14T20:17:00Z"/>
  <w16cex:commentExtensible w16cex:durableId="2A0045A1" w16cex:dateUtc="2024-05-28T17:59: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A113AFE" w16cex:dateUtc="2024-06-10T14:42: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A114AE5" w16cex:dateUtc="2024-06-10T15:50:00Z"/>
  <w16cex:commentExtensible w16cex:durableId="287BDC55" w16cex:dateUtc="2024-05-14T20:44:00Z"/>
  <w16cex:commentExtensible w16cex:durableId="2A00659A" w16cex:dateUtc="2024-05-28T20:15:00Z"/>
  <w16cex:commentExtensible w16cex:durableId="2A114B1D" w16cex:dateUtc="2024-06-10T15:51:00Z"/>
  <w16cex:commentExtensible w16cex:durableId="2A114B3B" w16cex:dateUtc="2024-06-10T15:51:00Z"/>
  <w16cex:commentExtensible w16cex:durableId="19B09D42" w16cex:dateUtc="2024-05-14T20:48:00Z"/>
  <w16cex:commentExtensible w16cex:durableId="2A0067D1" w16cex:dateUtc="2024-05-28T20:25:00Z"/>
  <w16cex:commentExtensible w16cex:durableId="2A114BA2" w16cex:dateUtc="2024-06-10T15:53: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B628" w16cid:durableId="2A004566"/>
  <w16cid:commentId w16cid:paraId="786BE7FB" w16cid:durableId="2A0045A1"/>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3493922C" w16cid:durableId="28D12CC3"/>
  <w16cid:commentId w16cid:paraId="1C5B6220" w16cid:durableId="29BA2760"/>
  <w16cid:commentId w16cid:paraId="78D02BAE" w16cid:durableId="406227F1"/>
  <w16cid:commentId w16cid:paraId="53DFE83D" w16cid:durableId="2A005C55"/>
  <w16cid:commentId w16cid:paraId="2F646746" w16cid:durableId="2A113AFE"/>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4D360823" w16cid:durableId="2A114AE5"/>
  <w16cid:commentId w16cid:paraId="04B4B7F5" w16cid:durableId="287BDC55"/>
  <w16cid:commentId w16cid:paraId="7A93C328" w16cid:durableId="2A00659A"/>
  <w16cid:commentId w16cid:paraId="421AA5F5" w16cid:durableId="2A114B1D"/>
  <w16cid:commentId w16cid:paraId="7F4A39D6" w16cid:durableId="2A114B3B"/>
  <w16cid:commentId w16cid:paraId="1AB6DEC7" w16cid:durableId="19B09D42"/>
  <w16cid:commentId w16cid:paraId="331FDA40" w16cid:durableId="2A0067D1"/>
  <w16cid:commentId w16cid:paraId="5880536E" w16cid:durableId="2A114BA2"/>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1BDB1" w14:textId="77777777" w:rsidR="00DA441A" w:rsidRDefault="00DA441A" w:rsidP="00677DF7">
      <w:pPr>
        <w:spacing w:after="0" w:line="240" w:lineRule="auto"/>
      </w:pPr>
      <w:r>
        <w:separator/>
      </w:r>
    </w:p>
  </w:endnote>
  <w:endnote w:type="continuationSeparator" w:id="0">
    <w:p w14:paraId="1EE9BD0C" w14:textId="77777777" w:rsidR="00DA441A" w:rsidRDefault="00DA441A"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33EDE" w14:textId="77777777" w:rsidR="00DA441A" w:rsidRDefault="00DA441A" w:rsidP="00677DF7">
      <w:pPr>
        <w:spacing w:after="0" w:line="240" w:lineRule="auto"/>
      </w:pPr>
      <w:r>
        <w:separator/>
      </w:r>
    </w:p>
  </w:footnote>
  <w:footnote w:type="continuationSeparator" w:id="0">
    <w:p w14:paraId="1E79DEC2" w14:textId="77777777" w:rsidR="00DA441A" w:rsidRDefault="00DA441A"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r w:rsidRPr="00B25FFC">
        <w:rPr>
          <w:rFonts w:cs="Times New Roman"/>
          <w:sz w:val="18"/>
          <w:szCs w:val="18"/>
        </w:rPr>
        <w:t>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r w:rsidRPr="002050AA">
        <w:t>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206E"/>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1F52"/>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34F2"/>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47F1"/>
    <w:rsid w:val="00A951AF"/>
    <w:rsid w:val="00A9547E"/>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CB7"/>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872B8"/>
    <w:rsid w:val="00D92FCD"/>
    <w:rsid w:val="00D946CD"/>
    <w:rsid w:val="00D958EA"/>
    <w:rsid w:val="00D96D49"/>
    <w:rsid w:val="00D9722B"/>
    <w:rsid w:val="00DA0A9B"/>
    <w:rsid w:val="00DA20EC"/>
    <w:rsid w:val="00DA3ECA"/>
    <w:rsid w:val="00DA430A"/>
    <w:rsid w:val="00DA441A"/>
    <w:rsid w:val="00DA44AE"/>
    <w:rsid w:val="00DA4E28"/>
    <w:rsid w:val="00DB0F35"/>
    <w:rsid w:val="00DB21F9"/>
    <w:rsid w:val="00DB3F16"/>
    <w:rsid w:val="00DB5623"/>
    <w:rsid w:val="00DD1008"/>
    <w:rsid w:val="00DD157D"/>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37854"/>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45</Pages>
  <Words>15169</Words>
  <Characters>84193</Characters>
  <Application>Microsoft Office Word</Application>
  <DocSecurity>0</DocSecurity>
  <Lines>3660</Lines>
  <Paragraphs>2685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Ryan Kinzer</cp:lastModifiedBy>
  <cp:revision>3</cp:revision>
  <cp:lastPrinted>2024-04-11T14:02:00Z</cp:lastPrinted>
  <dcterms:created xsi:type="dcterms:W3CDTF">2024-06-10T22:54:00Z</dcterms:created>
  <dcterms:modified xsi:type="dcterms:W3CDTF">2024-06-12T19:16:00Z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y fmtid="{D5CDD505-2E9C-101B-9397-08002B2CF9AE}" pid="3" name="GrammarlyDocumentId">
    <vt:lpwstr>129088ab6287182a44bb2a0d55b32ed27c75b30179e63bd9b6d03a9748bbfa24</vt:lpwstr>
  </property>
</Properties>
</file>