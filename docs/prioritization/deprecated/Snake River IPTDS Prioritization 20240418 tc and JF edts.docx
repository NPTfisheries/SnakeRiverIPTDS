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w:t>
      </w:r>
      <w:r w:rsidR="00227ACE" w:rsidRPr="002C551D">
        <w:rPr>
          <w:rFonts w:ascii="Times New Roman" w:hAnsi="Times New Roman" w:cs="Times New Roman"/>
          <w:b/>
          <w:bCs/>
          <w:sz w:val="28"/>
          <w:szCs w:val="28"/>
        </w:rPr>
        <w:t xml:space="preserve">Spring-Summer Chinook Salmon </w:t>
      </w:r>
      <w:r w:rsidR="00227ACE">
        <w:rPr>
          <w:rFonts w:ascii="Times New Roman" w:hAnsi="Times New Roman" w:cs="Times New Roman"/>
          <w:b/>
          <w:bCs/>
          <w:sz w:val="28"/>
          <w:szCs w:val="28"/>
        </w:rPr>
        <w:t>Adult Abundance and Life History, Snake River Basin</w:t>
      </w:r>
    </w:p>
    <w:p w14:paraId="20B52162" w14:textId="77777777" w:rsidR="00F97286" w:rsidRDefault="00F97286" w:rsidP="00F97286">
      <w:pPr>
        <w:jc w:val="center"/>
        <w:rPr>
          <w:rFonts w:cs="Times New Roman"/>
          <w:sz w:val="24"/>
          <w:szCs w:val="24"/>
        </w:rPr>
      </w:pPr>
    </w:p>
    <w:p w14:paraId="6CFE377C" w14:textId="0E30BABA"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6B4F25">
        <w:rPr>
          <w:rFonts w:cs="Times New Roman"/>
          <w:sz w:val="24"/>
          <w:szCs w:val="24"/>
        </w:rPr>
        <w:t>1</w:t>
      </w:r>
      <w:r w:rsidR="00506389">
        <w:rPr>
          <w:rFonts w:cs="Times New Roman"/>
          <w:sz w:val="24"/>
          <w:szCs w:val="24"/>
        </w:rPr>
        <w:t>8</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14884895">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commentRangeStart w:id="0"/>
      <w:commentRangeStart w:id="1"/>
      <w:commentRangeStart w:id="2"/>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Timothy Copeland (IDFG), Ethan Crawford (WDFW), Joseph W. Feldhaus (ODFW), Ryan Kinzer (NPT)</w:t>
      </w:r>
      <w:commentRangeEnd w:id="0"/>
      <w:r>
        <w:rPr>
          <w:rStyle w:val="CommentReference"/>
        </w:rPr>
        <w:commentReference w:id="0"/>
      </w:r>
      <w:commentRangeEnd w:id="1"/>
      <w:r>
        <w:rPr>
          <w:rStyle w:val="CommentReference"/>
        </w:rPr>
        <w:commentReference w:id="1"/>
      </w:r>
      <w:commentRangeEnd w:id="2"/>
      <w:r w:rsidR="002C551D">
        <w:rPr>
          <w:rStyle w:val="CommentReference"/>
        </w:rPr>
        <w:commentReference w:id="2"/>
      </w:r>
      <w:r>
        <w:t>, Jason Vogel (NPT)</w:t>
      </w:r>
    </w:p>
    <w:p w14:paraId="2D5D6EB6" w14:textId="77777777" w:rsidR="001E50CA" w:rsidRDefault="001E50CA">
      <w:pPr>
        <w:rPr>
          <w:color w:val="A6A6A6" w:themeColor="background1" w:themeShade="A6"/>
        </w:rPr>
      </w:pPr>
      <w:r>
        <w:rPr>
          <w:color w:val="A6A6A6" w:themeColor="background1" w:themeShade="A6"/>
        </w:rPr>
        <w:lastRenderedPageBreak/>
        <w:br w:type="page"/>
      </w:r>
    </w:p>
    <w:p w14:paraId="3E84324B" w14:textId="0A31A396" w:rsidR="00C3017F" w:rsidRDefault="00C3017F" w:rsidP="00C3017F">
      <w:pPr>
        <w:jc w:val="center"/>
        <w:rPr>
          <w:color w:val="A6A6A6" w:themeColor="background1" w:themeShade="A6"/>
        </w:rPr>
      </w:pPr>
      <w:r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F76AA1">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F76AA1">
          <w:footerReference w:type="default" r:id="rId17"/>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3" w:name="_Toc164257233"/>
      <w:r>
        <w:lastRenderedPageBreak/>
        <w:t>BACKGROUND</w:t>
      </w:r>
      <w:bookmarkEnd w:id="3"/>
    </w:p>
    <w:p w14:paraId="65272AE3" w14:textId="01E39073"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4" w:name="_Toc164257234"/>
      <w:r>
        <w:t>Objectives</w:t>
      </w:r>
      <w:bookmarkEnd w:id="4"/>
    </w:p>
    <w:p w14:paraId="302505B1" w14:textId="494FA844" w:rsidR="00676EE1" w:rsidRDefault="00676EE1" w:rsidP="00CC1DC7">
      <w:pPr>
        <w:jc w:val="both"/>
      </w:pPr>
      <w:r>
        <w:t>Our goal is to provide clarity on research, monitoring, and evaluation (RM&amp;E) objectives and to provide 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adequate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commentRangeStart w:id="5"/>
      <w:r w:rsidR="001F0EB0">
        <w:t>:</w:t>
      </w:r>
      <w:commentRangeEnd w:id="5"/>
      <w:r w:rsidR="00390BC0">
        <w:rPr>
          <w:rStyle w:val="CommentReference"/>
        </w:rPr>
        <w:commentReference w:id="5"/>
      </w:r>
    </w:p>
    <w:p w14:paraId="3B287803" w14:textId="0AD58545" w:rsidR="00C054E0" w:rsidRDefault="00C054E0" w:rsidP="00BF7E5F">
      <w:pPr>
        <w:pStyle w:val="ListParagraph"/>
        <w:numPr>
          <w:ilvl w:val="0"/>
          <w:numId w:val="13"/>
        </w:numPr>
        <w:jc w:val="both"/>
      </w:pPr>
      <w:r>
        <w:t>Continued</w:t>
      </w:r>
      <w:r w:rsidR="006D0294">
        <w:t>, and potentially increased,</w:t>
      </w:r>
      <w:r>
        <w:t xml:space="preserve"> funding of O&amp;M for IPTDS currently managed under the </w:t>
      </w:r>
      <w:r w:rsidR="003E564D">
        <w:t>P</w:t>
      </w:r>
      <w:r>
        <w:t>roject,</w:t>
      </w:r>
    </w:p>
    <w:p w14:paraId="5166FBC6" w14:textId="75600414" w:rsidR="00C054E0" w:rsidRDefault="006D0294" w:rsidP="00BF7E5F">
      <w:pPr>
        <w:pStyle w:val="ListParagraph"/>
        <w:numPr>
          <w:ilvl w:val="0"/>
          <w:numId w:val="13"/>
        </w:numPr>
        <w:jc w:val="both"/>
      </w:pPr>
      <w:r>
        <w:t>Recommendations for t</w:t>
      </w:r>
      <w:r w:rsidR="00C054E0">
        <w:t>ransferring existing sites</w:t>
      </w:r>
      <w:r>
        <w:t>, not funded under the project,</w:t>
      </w:r>
      <w:r w:rsidR="00C054E0">
        <w:t xml:space="preserve"> to the IPTDS O&amp;M Project whose operation support Project objectives,</w:t>
      </w:r>
    </w:p>
    <w:p w14:paraId="602B53D0" w14:textId="467DA186" w:rsidR="00C054E0" w:rsidRDefault="006D0294" w:rsidP="00BF7E5F">
      <w:pPr>
        <w:pStyle w:val="ListParagraph"/>
        <w:numPr>
          <w:ilvl w:val="0"/>
          <w:numId w:val="13"/>
        </w:numPr>
        <w:jc w:val="both"/>
      </w:pPr>
      <w:r>
        <w:t>Review of existing site locations to ensure adequate</w:t>
      </w:r>
      <w:r w:rsidR="00C054E0">
        <w:t xml:space="preserve"> ICTRT population monitoring,</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4FF8822C"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status and trends population monitoring to other projects whose objectives they support.</w:t>
      </w:r>
    </w:p>
    <w:p w14:paraId="023F0B4D" w14:textId="7BCD8508" w:rsidR="00D85DD4" w:rsidRDefault="00D85DD4" w:rsidP="00CC1DC7">
      <w:pPr>
        <w:pStyle w:val="Heading1"/>
        <w:jc w:val="both"/>
      </w:pPr>
      <w:bookmarkStart w:id="6" w:name="_Toc164257235"/>
      <w:r>
        <w:lastRenderedPageBreak/>
        <w:t>GENERAL APPROACH</w:t>
      </w:r>
      <w:bookmarkEnd w:id="6"/>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7" w:name="_Toc164257236"/>
      <w:r>
        <w:t>Abundance</w:t>
      </w:r>
      <w:bookmarkEnd w:id="7"/>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8" w:name="_Toc164257237"/>
      <w:r>
        <w:t>Productivity</w:t>
      </w:r>
      <w:bookmarkEnd w:id="8"/>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 xml:space="preserve">Annual estimates of juvenile and smolt migrants and CI’s for at least one population per MPG. </w:t>
      </w:r>
      <w:commentRangeStart w:id="9"/>
      <w:r>
        <w:rPr>
          <w:rFonts w:cs="Times New Roman"/>
        </w:rPr>
        <w:t xml:space="preserve">Juvenile and smolt monitoring </w:t>
      </w:r>
      <w:commentRangeEnd w:id="9"/>
      <w:r w:rsidR="00EA75BD">
        <w:rPr>
          <w:rStyle w:val="CommentReference"/>
        </w:rPr>
        <w:commentReference w:id="9"/>
      </w:r>
      <w:r>
        <w:rPr>
          <w:rFonts w:cs="Times New Roman"/>
        </w:rPr>
        <w:t>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10" w:name="_Toc164257238"/>
      <w:r>
        <w:t>Spatial Structure</w:t>
      </w:r>
      <w:bookmarkEnd w:id="10"/>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11" w:name="_Toc164257239"/>
      <w:r>
        <w:t>Diversity</w:t>
      </w:r>
      <w:bookmarkEnd w:id="11"/>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12"/>
      <w:commentRangeStart w:id="13"/>
      <w:commentRangeStart w:id="14"/>
      <w:r w:rsidR="004C2978">
        <w:rPr>
          <w:rFonts w:cs="Times New Roman"/>
        </w:rPr>
        <w:t xml:space="preserve">spatial structure </w:t>
      </w:r>
      <w:commentRangeEnd w:id="12"/>
      <w:r w:rsidR="004C2978">
        <w:rPr>
          <w:rStyle w:val="CommentReference"/>
        </w:rPr>
        <w:commentReference w:id="12"/>
      </w:r>
      <w:commentRangeEnd w:id="13"/>
      <w:r w:rsidR="00756EFD">
        <w:rPr>
          <w:rStyle w:val="CommentReference"/>
        </w:rPr>
        <w:commentReference w:id="13"/>
      </w:r>
      <w:commentRangeEnd w:id="14"/>
      <w:r w:rsidR="006F63B8">
        <w:rPr>
          <w:rStyle w:val="CommentReference"/>
        </w:rPr>
        <w:commentReference w:id="14"/>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5"/>
      <w:commentRangeStart w:id="16"/>
      <w:r w:rsidR="004C2978">
        <w:rPr>
          <w:rFonts w:cs="Times New Roman"/>
        </w:rPr>
        <w:t>.</w:t>
      </w:r>
      <w:commentRangeEnd w:id="15"/>
      <w:r w:rsidR="004C2978">
        <w:rPr>
          <w:rStyle w:val="CommentReference"/>
        </w:rPr>
        <w:commentReference w:id="15"/>
      </w:r>
      <w:commentRangeEnd w:id="16"/>
      <w:r w:rsidR="00756EFD">
        <w:rPr>
          <w:rStyle w:val="CommentReference"/>
        </w:rPr>
        <w:commentReference w:id="16"/>
      </w:r>
    </w:p>
    <w:p w14:paraId="70F92BF5" w14:textId="71E4FD05" w:rsidR="00A72EAA" w:rsidRDefault="00A72EAA" w:rsidP="00C054E0">
      <w:pPr>
        <w:pStyle w:val="Heading1"/>
        <w:jc w:val="both"/>
      </w:pPr>
      <w:bookmarkStart w:id="17" w:name="_Toc164257240"/>
      <w:r w:rsidRPr="00F97286">
        <w:t xml:space="preserve">PRIORITIZATION </w:t>
      </w:r>
      <w:r w:rsidR="00393A12">
        <w:t>FRAMEWORK</w:t>
      </w:r>
      <w:bookmarkEnd w:id="17"/>
    </w:p>
    <w:p w14:paraId="692B3680" w14:textId="3777E04C" w:rsidR="006377EF" w:rsidRDefault="00CC1DC7" w:rsidP="00C054E0">
      <w:pPr>
        <w:pStyle w:val="ListParagraph"/>
        <w:numPr>
          <w:ilvl w:val="0"/>
          <w:numId w:val="2"/>
        </w:numPr>
        <w:jc w:val="both"/>
        <w:rPr>
          <w:rFonts w:cs="Times New Roman"/>
        </w:rPr>
      </w:pPr>
      <w:r>
        <w:rPr>
          <w:rFonts w:cs="Times New Roman"/>
        </w:rPr>
        <w:t xml:space="preserve">First, we evaluated existing status and trends monitoring activities within each Snake River spring/summer Chinook salmon and steelhead population to determine areas with current </w:t>
      </w:r>
      <w:r>
        <w:rPr>
          <w:rFonts w:cs="Times New Roman"/>
        </w:rPr>
        <w:lastRenderedPageBreak/>
        <w:t>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 xml:space="preserve">recision monitoring include </w:t>
      </w:r>
      <w:commentRangeStart w:id="18"/>
      <w:commentRangeStart w:id="19"/>
      <w:r>
        <w:rPr>
          <w:rFonts w:cs="Times New Roman"/>
        </w:rPr>
        <w:t>spawning ground surveys</w:t>
      </w:r>
      <w:commentRangeEnd w:id="18"/>
      <w:r w:rsidR="005B6043">
        <w:rPr>
          <w:rStyle w:val="CommentReference"/>
        </w:rPr>
        <w:commentReference w:id="18"/>
      </w:r>
      <w:commentRangeEnd w:id="19"/>
      <w:r w:rsidR="00205D16">
        <w:rPr>
          <w:rStyle w:val="CommentReference"/>
        </w:rPr>
        <w:commentReference w:id="19"/>
      </w:r>
      <w:r>
        <w:rPr>
          <w:rFonts w:cs="Times New Roman"/>
        </w:rPr>
        <w:t>, and picket weirs or IPTDS operated upstream of some major spawning areas</w:t>
      </w:r>
      <w:bookmarkStart w:id="20" w:name="_Ref163721176"/>
      <w:r w:rsidR="002A39E5">
        <w:rPr>
          <w:rStyle w:val="FootnoteReference"/>
          <w:rFonts w:cs="Times New Roman"/>
        </w:rPr>
        <w:footnoteReference w:id="3"/>
      </w:r>
      <w:bookmarkEnd w:id="20"/>
      <w:r>
        <w:rPr>
          <w:rFonts w:cs="Times New Roman"/>
        </w:rPr>
        <w:t>.</w:t>
      </w:r>
    </w:p>
    <w:p w14:paraId="0CA95FE5" w14:textId="77777777" w:rsidR="006377EF" w:rsidRPr="006377EF" w:rsidRDefault="006377EF" w:rsidP="00C054E0">
      <w:pPr>
        <w:pStyle w:val="ListParagraph"/>
        <w:jc w:val="both"/>
        <w:rPr>
          <w:rFonts w:cs="Times New Roman"/>
        </w:rPr>
      </w:pPr>
    </w:p>
    <w:p w14:paraId="4D21AD54" w14:textId="6C82B540"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 xml:space="preserve">CV of ≤ 15%, and occur at a spatial/temporal scale that includes all fish returning to major spawning areas within the population. Fish returning to minor spawning areas may be excluded. Examples of high-precision adult monitoring include </w:t>
      </w:r>
      <w:del w:id="21" w:author="Copeland,Tim" w:date="2024-05-14T14:21:00Z">
        <w:r w:rsidR="003E4E69" w:rsidDel="001D1CDD">
          <w:rPr>
            <w:rFonts w:cs="Times New Roman"/>
          </w:rPr>
          <w:delText xml:space="preserve">picket </w:delText>
        </w:r>
      </w:del>
      <w:r w:rsidR="003E4E69">
        <w:rPr>
          <w:rFonts w:cs="Times New Roman"/>
        </w:rPr>
        <w:t>weirs</w:t>
      </w:r>
      <w:ins w:id="22" w:author="Copeland,Tim" w:date="2024-05-14T14:22:00Z">
        <w:r w:rsidR="001D1CDD">
          <w:rPr>
            <w:rFonts w:cs="Times New Roman"/>
          </w:rPr>
          <w:t>/traps</w:t>
        </w:r>
      </w:ins>
      <w:r w:rsidR="003E4E69">
        <w:rPr>
          <w:rFonts w:cs="Times New Roman"/>
        </w:rPr>
        <w:t xml:space="preserve"> </w:t>
      </w:r>
      <w:ins w:id="23" w:author="FELDHAUS Joseph * ODFW [2]" w:date="2024-05-15T09:40:00Z">
        <w:r w:rsidR="006F63B8">
          <w:rPr>
            <w:rFonts w:cs="Times New Roman"/>
          </w:rPr>
          <w:t xml:space="preserve">in combination with spawning ground surveys </w:t>
        </w:r>
      </w:ins>
      <w:del w:id="24" w:author="Copeland,Tim" w:date="2024-05-14T14:23:00Z">
        <w:r w:rsidR="003E4E69" w:rsidDel="00520263">
          <w:rPr>
            <w:rFonts w:cs="Times New Roman"/>
          </w:rPr>
          <w:delText xml:space="preserve">and </w:delText>
        </w:r>
      </w:del>
      <w:ins w:id="25" w:author="Copeland,Tim" w:date="2024-05-14T14:23:00Z">
        <w:r w:rsidR="00520263">
          <w:rPr>
            <w:rFonts w:cs="Times New Roman"/>
          </w:rPr>
          <w:t xml:space="preserve">or </w:t>
        </w:r>
      </w:ins>
      <w:r w:rsidR="003E4E69">
        <w:rPr>
          <w:rFonts w:cs="Times New Roman"/>
        </w:rPr>
        <w:t>IPTDS operated downstream of all spawning areas.</w:t>
      </w:r>
    </w:p>
    <w:p w14:paraId="59089E8F" w14:textId="77777777" w:rsidR="00141564" w:rsidRDefault="00141564" w:rsidP="00C054E0">
      <w:pPr>
        <w:pStyle w:val="ListParagraph"/>
        <w:jc w:val="both"/>
        <w:rPr>
          <w:rFonts w:cs="Times New Roman"/>
        </w:rPr>
      </w:pPr>
    </w:p>
    <w:p w14:paraId="19530D57" w14:textId="17A2DE5D"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26"/>
      <w:commentRangeStart w:id="27"/>
      <w:r>
        <w:rPr>
          <w:rFonts w:cs="Times New Roman"/>
        </w:rPr>
        <w:t>).</w:t>
      </w:r>
      <w:commentRangeEnd w:id="26"/>
      <w:r>
        <w:rPr>
          <w:rStyle w:val="CommentReference"/>
        </w:rPr>
        <w:commentReference w:id="26"/>
      </w:r>
      <w:commentRangeEnd w:id="27"/>
      <w:r w:rsidR="005F3C57">
        <w:rPr>
          <w:rStyle w:val="CommentReference"/>
        </w:rPr>
        <w:commentReference w:id="27"/>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lastRenderedPageBreak/>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156472BE" w14:textId="77777777" w:rsidR="00D92FCD" w:rsidRDefault="00D92FCD" w:rsidP="009D1563">
      <w:pPr>
        <w:pStyle w:val="Caption"/>
        <w:jc w:val="both"/>
        <w:rPr>
          <w:b/>
          <w:bCs/>
        </w:rPr>
      </w:pPr>
      <w:bookmarkStart w:id="28" w:name="_Ref136929152"/>
      <w:bookmarkStart w:id="29" w:name="_Ref163715149"/>
    </w:p>
    <w:p w14:paraId="70B7C773" w14:textId="580C5E8E" w:rsidR="00564F9C" w:rsidRDefault="00564F9C" w:rsidP="009D1563">
      <w:pPr>
        <w:pStyle w:val="Caption"/>
        <w:jc w:val="both"/>
        <w:rPr>
          <w:rFonts w:cs="Times New Roman"/>
        </w:rPr>
      </w:pPr>
      <w:bookmarkStart w:id="30"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28"/>
      <w:bookmarkEnd w:id="29"/>
      <w:bookmarkEnd w:id="30"/>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F76AA1">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31"/>
      <w:commentRangeStart w:id="32"/>
      <w:commentRangeStart w:id="33"/>
      <w:r w:rsidRPr="00BB08B4">
        <w:rPr>
          <w:rFonts w:cs="Times New Roman"/>
          <w:noProof/>
        </w:rPr>
        <w:lastRenderedPageBreak/>
        <w:drawing>
          <wp:inline distT="0" distB="0" distL="0" distR="0" wp14:anchorId="064C0EFA" wp14:editId="62B9ABC7">
            <wp:extent cx="7277698" cy="5705475"/>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55572" cy="5766526"/>
                    </a:xfrm>
                    <a:prstGeom prst="rect">
                      <a:avLst/>
                    </a:prstGeom>
                  </pic:spPr>
                </pic:pic>
              </a:graphicData>
            </a:graphic>
          </wp:inline>
        </w:drawing>
      </w:r>
      <w:commentRangeEnd w:id="31"/>
      <w:commentRangeEnd w:id="32"/>
      <w:r w:rsidR="00BE4034">
        <w:rPr>
          <w:rStyle w:val="CommentReference"/>
        </w:rPr>
        <w:commentReference w:id="31"/>
      </w:r>
      <w:r w:rsidR="00FA1452">
        <w:rPr>
          <w:rStyle w:val="CommentReference"/>
        </w:rPr>
        <w:commentReference w:id="32"/>
      </w:r>
      <w:commentRangeEnd w:id="33"/>
      <w:r w:rsidR="00C41C67">
        <w:rPr>
          <w:rStyle w:val="CommentReference"/>
        </w:rPr>
        <w:commentReference w:id="33"/>
      </w:r>
    </w:p>
    <w:p w14:paraId="176F3844" w14:textId="0224253E" w:rsidR="0045782A" w:rsidRDefault="00465B97" w:rsidP="0001722A">
      <w:pPr>
        <w:pStyle w:val="Caption"/>
        <w:jc w:val="both"/>
        <w:rPr>
          <w:rFonts w:cs="Times New Roman"/>
        </w:rPr>
        <w:sectPr w:rsidR="0045782A" w:rsidSect="00F76AA1">
          <w:pgSz w:w="15840" w:h="12240" w:orient="landscape"/>
          <w:pgMar w:top="1152" w:right="1152" w:bottom="1152" w:left="1152" w:header="720" w:footer="720" w:gutter="0"/>
          <w:cols w:space="720"/>
          <w:docGrid w:linePitch="360"/>
        </w:sectPr>
      </w:pPr>
      <w:bookmarkStart w:id="34"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34"/>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35"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35"/>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1EE803C8"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36"/>
            <w:commentRangeStart w:id="37"/>
            <w:commentRangeStart w:id="38"/>
            <w:r w:rsidR="00FA1452" w:rsidRPr="00B10F24">
              <w:rPr>
                <w:rFonts w:cs="Times New Roman"/>
                <w:sz w:val="20"/>
                <w:szCs w:val="20"/>
              </w:rPr>
              <w:t xml:space="preserve">continuously (or near continuously) </w:t>
            </w:r>
            <w:commentRangeEnd w:id="36"/>
            <w:r w:rsidR="00FA1452">
              <w:rPr>
                <w:rStyle w:val="CommentReference"/>
              </w:rPr>
              <w:commentReference w:id="36"/>
            </w:r>
            <w:commentRangeEnd w:id="37"/>
            <w:r w:rsidR="00186027">
              <w:rPr>
                <w:rStyle w:val="CommentReference"/>
              </w:rPr>
              <w:commentReference w:id="37"/>
            </w:r>
            <w:commentRangeEnd w:id="38"/>
            <w:r w:rsidR="009E23D8">
              <w:rPr>
                <w:rStyle w:val="CommentReference"/>
              </w:rPr>
              <w:commentReference w:id="38"/>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ins w:id="39" w:author="FELDHAUS Joseph * ODFW [2]" w:date="2024-05-15T11:46:00Z">
              <w:r w:rsidR="00C76EE9">
                <w:rPr>
                  <w:rFonts w:cs="Times New Roman"/>
                  <w:sz w:val="20"/>
                  <w:szCs w:val="20"/>
                </w:rPr>
                <w:t xml:space="preserve"> Project proponents will need to define criteria for </w:t>
              </w:r>
            </w:ins>
            <w:ins w:id="40" w:author="FELDHAUS Joseph * ODFW [2]" w:date="2024-05-15T11:50:00Z">
              <w:r w:rsidR="00C76EE9">
                <w:rPr>
                  <w:rFonts w:cs="Times New Roman"/>
                  <w:sz w:val="20"/>
                  <w:szCs w:val="20"/>
                </w:rPr>
                <w:t>reliable operation, and this definition may vary by species</w:t>
              </w:r>
            </w:ins>
            <w:ins w:id="41" w:author="FELDHAUS Joseph * ODFW [2]" w:date="2024-05-15T11:47:00Z">
              <w:r w:rsidR="00C76EE9">
                <w:rPr>
                  <w:rFonts w:cs="Times New Roman"/>
                  <w:sz w:val="20"/>
                  <w:szCs w:val="20"/>
                </w:rPr>
                <w:t>.</w:t>
              </w:r>
            </w:ins>
          </w:p>
        </w:tc>
      </w:tr>
    </w:tbl>
    <w:p w14:paraId="590B6AA2" w14:textId="77777777" w:rsidR="00916C1C" w:rsidRDefault="00916C1C"/>
    <w:p w14:paraId="09DF8FD9" w14:textId="77777777" w:rsidR="002878C4" w:rsidRDefault="002878C4" w:rsidP="00A14C61">
      <w:pPr>
        <w:jc w:val="both"/>
        <w:sectPr w:rsidR="002878C4" w:rsidSect="00F76AA1">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2E9120E" w:rsidR="00465B97" w:rsidRDefault="00C85779" w:rsidP="002878C4">
      <w:pPr>
        <w:jc w:val="center"/>
      </w:pPr>
      <w:ins w:id="42" w:author="FELDHAUS Joseph * ODFW [2]" w:date="2024-05-15T11:37:00Z">
        <w:r>
          <w:rPr>
            <w:noProof/>
          </w:rPr>
          <mc:AlternateContent>
            <mc:Choice Requires="wps">
              <w:drawing>
                <wp:anchor distT="0" distB="0" distL="114300" distR="114300" simplePos="0" relativeHeight="251662336" behindDoc="0" locked="0" layoutInCell="1" allowOverlap="1" wp14:anchorId="1A9DF385" wp14:editId="039C8693">
                  <wp:simplePos x="0" y="0"/>
                  <wp:positionH relativeFrom="column">
                    <wp:posOffset>7305675</wp:posOffset>
                  </wp:positionH>
                  <wp:positionV relativeFrom="paragraph">
                    <wp:posOffset>3296919</wp:posOffset>
                  </wp:positionV>
                  <wp:extent cx="1790700" cy="1457325"/>
                  <wp:effectExtent l="0" t="0" r="19050" b="28575"/>
                  <wp:wrapNone/>
                  <wp:docPr id="902057664" name="Text Box 3"/>
                  <wp:cNvGraphicFramePr/>
                  <a:graphic xmlns:a="http://schemas.openxmlformats.org/drawingml/2006/main">
                    <a:graphicData uri="http://schemas.microsoft.com/office/word/2010/wordprocessingShape">
                      <wps:wsp>
                        <wps:cNvSpPr txBox="1"/>
                        <wps:spPr>
                          <a:xfrm>
                            <a:off x="0" y="0"/>
                            <a:ext cx="1790700" cy="1457325"/>
                          </a:xfrm>
                          <a:prstGeom prst="rect">
                            <a:avLst/>
                          </a:prstGeom>
                          <a:solidFill>
                            <a:schemeClr val="lt1"/>
                          </a:solidFill>
                          <a:ln w="6350">
                            <a:solidFill>
                              <a:prstClr val="black"/>
                            </a:solidFill>
                          </a:ln>
                        </wps:spPr>
                        <wps:txbx>
                          <w:txbxContent>
                            <w:p w14:paraId="0563E3AA" w14:textId="3387564B" w:rsidR="00C85779" w:rsidRPr="00C85779" w:rsidRDefault="00C85779" w:rsidP="00C85779">
                              <w:ins w:id="43" w:author="FELDHAUS Joseph * ODFW [2]" w:date="2024-05-15T11:38:00Z">
                                <w:r>
                                  <w:t xml:space="preserve">Cost benefit analysis </w:t>
                                </w:r>
                              </w:ins>
                              <w:ins w:id="44" w:author="FELDHAUS Joseph * ODFW [2]" w:date="2024-05-15T11:41:00Z">
                                <w:r>
                                  <w:t xml:space="preserve">to determine </w:t>
                                </w:r>
                              </w:ins>
                              <w:ins w:id="45" w:author="FELDHAUS Joseph * ODFW [2]" w:date="2024-05-15T11:58:00Z">
                                <w:r w:rsidR="00467E0F">
                                  <w:t xml:space="preserve">a) </w:t>
                                </w:r>
                              </w:ins>
                              <w:ins w:id="46" w:author="FELDHAUS Joseph * ODFW [2]" w:date="2024-05-15T11:42:00Z">
                                <w:r>
                                  <w:t xml:space="preserve">how reliably a site needs to operate and </w:t>
                                </w:r>
                              </w:ins>
                              <w:ins w:id="47" w:author="FELDHAUS Joseph * ODFW [2]" w:date="2024-05-15T11:58:00Z">
                                <w:r w:rsidR="00467E0F">
                                  <w:t xml:space="preserve">2) </w:t>
                                </w:r>
                              </w:ins>
                              <w:ins w:id="48" w:author="FELDHAUS Joseph * ODFW [2]" w:date="2024-05-15T11:59:00Z">
                                <w:r w:rsidR="00467E0F">
                                  <w:t xml:space="preserve">logistical and costs considerations for site </w:t>
                                </w:r>
                              </w:ins>
                              <w:proofErr w:type="gramStart"/>
                              <w:ins w:id="49" w:author="FELDHAUS Joseph * ODFW [2]" w:date="2024-05-15T11:42:00Z">
                                <w:r>
                                  <w:t>upgrades</w:t>
                                </w:r>
                              </w:ins>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9DF385" id="_x0000_t202" coordsize="21600,21600" o:spt="202" path="m,l,21600r21600,l21600,xe">
                  <v:stroke joinstyle="miter"/>
                  <v:path gradientshapeok="t" o:connecttype="rect"/>
                </v:shapetype>
                <v:shape id="Text Box 3" o:spid="_x0000_s1026" type="#_x0000_t202" style="position:absolute;left:0;text-align:left;margin-left:575.25pt;margin-top:259.6pt;width:141pt;height:11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V9tNwIAAH0EAAAOAAAAZHJzL2Uyb0RvYy54bWysVE1v2zAMvQ/YfxB0X+ykSbMa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" fillcolor="white [3201]" strokeweight=".5pt">
                  <v:textbox>
                    <w:txbxContent>
                      <w:p w14:paraId="0563E3AA" w14:textId="3387564B" w:rsidR="00C85779" w:rsidRPr="00C85779" w:rsidRDefault="00C85779" w:rsidP="00C85779">
                        <w:ins w:id="50" w:author="FELDHAUS Joseph * ODFW [2]" w:date="2024-05-15T11:38:00Z">
                          <w:r>
                            <w:t xml:space="preserve">Cost benefit analysis </w:t>
                          </w:r>
                        </w:ins>
                        <w:ins w:id="51" w:author="FELDHAUS Joseph * ODFW [2]" w:date="2024-05-15T11:41:00Z">
                          <w:r>
                            <w:t xml:space="preserve">to determine </w:t>
                          </w:r>
                        </w:ins>
                        <w:ins w:id="52" w:author="FELDHAUS Joseph * ODFW [2]" w:date="2024-05-15T11:58:00Z">
                          <w:r w:rsidR="00467E0F">
                            <w:t xml:space="preserve">a) </w:t>
                          </w:r>
                        </w:ins>
                        <w:ins w:id="53" w:author="FELDHAUS Joseph * ODFW [2]" w:date="2024-05-15T11:42:00Z">
                          <w:r>
                            <w:t xml:space="preserve">how reliably a site needs to operate and </w:t>
                          </w:r>
                        </w:ins>
                        <w:ins w:id="54" w:author="FELDHAUS Joseph * ODFW [2]" w:date="2024-05-15T11:58:00Z">
                          <w:r w:rsidR="00467E0F">
                            <w:t xml:space="preserve">2) </w:t>
                          </w:r>
                        </w:ins>
                        <w:ins w:id="55" w:author="FELDHAUS Joseph * ODFW [2]" w:date="2024-05-15T11:59:00Z">
                          <w:r w:rsidR="00467E0F">
                            <w:t xml:space="preserve">logistical and costs considerations for site </w:t>
                          </w:r>
                        </w:ins>
                        <w:proofErr w:type="gramStart"/>
                        <w:ins w:id="56" w:author="FELDHAUS Joseph * ODFW [2]" w:date="2024-05-15T11:42:00Z">
                          <w:r>
                            <w:t>upgrades</w:t>
                          </w:r>
                        </w:ins>
                        <w:proofErr w:type="gramEnd"/>
                      </w:p>
                    </w:txbxContent>
                  </v:textbox>
                </v:shape>
              </w:pict>
            </mc:Fallback>
          </mc:AlternateContent>
        </w:r>
      </w:ins>
      <w:ins w:id="57" w:author="FELDHAUS Joseph * ODFW [2]" w:date="2024-05-15T11:38:00Z">
        <w:r>
          <w:rPr>
            <w:noProof/>
          </w:rPr>
          <mc:AlternateContent>
            <mc:Choice Requires="wps">
              <w:drawing>
                <wp:anchor distT="0" distB="0" distL="114300" distR="114300" simplePos="0" relativeHeight="251663360" behindDoc="0" locked="0" layoutInCell="1" allowOverlap="1" wp14:anchorId="3A4B05ED" wp14:editId="15D10337">
                  <wp:simplePos x="0" y="0"/>
                  <wp:positionH relativeFrom="column">
                    <wp:posOffset>6557749</wp:posOffset>
                  </wp:positionH>
                  <wp:positionV relativeFrom="paragraph">
                    <wp:posOffset>3832887</wp:posOffset>
                  </wp:positionV>
                  <wp:extent cx="689013" cy="327679"/>
                  <wp:effectExtent l="0" t="38100" r="53975" b="34290"/>
                  <wp:wrapNone/>
                  <wp:docPr id="1062161941" name="Straight Arrow Connector 4"/>
                  <wp:cNvGraphicFramePr/>
                  <a:graphic xmlns:a="http://schemas.openxmlformats.org/drawingml/2006/main">
                    <a:graphicData uri="http://schemas.microsoft.com/office/word/2010/wordprocessingShape">
                      <wps:wsp>
                        <wps:cNvCnPr/>
                        <wps:spPr>
                          <a:xfrm flipV="1">
                            <a:off x="0" y="0"/>
                            <a:ext cx="689013" cy="327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0D9D33" id="_x0000_t32" coordsize="21600,21600" o:spt="32" o:oned="t" path="m,l21600,21600e" filled="f">
                  <v:path arrowok="t" fillok="f" o:connecttype="none"/>
                  <o:lock v:ext="edit" shapetype="t"/>
                </v:shapetype>
                <v:shape id="Straight Arrow Connector 4" o:spid="_x0000_s1026" type="#_x0000_t32" style="position:absolute;margin-left:516.35pt;margin-top:301.8pt;width:54.25pt;height:25.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" strokecolor="#4472c4 [3204]" strokeweight=".5pt">
                  <v:stroke endarrow="block" joinstyle="miter"/>
                </v:shape>
              </w:pict>
            </mc:Fallback>
          </mc:AlternateContent>
        </w:r>
      </w:ins>
      <w:ins w:id="58" w:author="FELDHAUS Joseph * ODFW [2]" w:date="2024-05-15T11:36:00Z">
        <w:r>
          <w:rPr>
            <w:noProof/>
          </w:rPr>
          <mc:AlternateContent>
            <mc:Choice Requires="wps">
              <w:drawing>
                <wp:anchor distT="0" distB="0" distL="114300" distR="114300" simplePos="0" relativeHeight="251660288" behindDoc="0" locked="0" layoutInCell="1" allowOverlap="1" wp14:anchorId="5CFB373C" wp14:editId="19637A3F">
                  <wp:simplePos x="0" y="0"/>
                  <wp:positionH relativeFrom="column">
                    <wp:posOffset>6411282</wp:posOffset>
                  </wp:positionH>
                  <wp:positionV relativeFrom="paragraph">
                    <wp:posOffset>3457423</wp:posOffset>
                  </wp:positionV>
                  <wp:extent cx="395785" cy="266131"/>
                  <wp:effectExtent l="0" t="0" r="23495" b="19685"/>
                  <wp:wrapNone/>
                  <wp:docPr id="1879289366" name="Text Box 3"/>
                  <wp:cNvGraphicFramePr/>
                  <a:graphic xmlns:a="http://schemas.openxmlformats.org/drawingml/2006/main">
                    <a:graphicData uri="http://schemas.microsoft.com/office/word/2010/wordprocessingShape">
                      <wps:wsp>
                        <wps:cNvSpPr txBox="1"/>
                        <wps:spPr>
                          <a:xfrm>
                            <a:off x="0" y="0"/>
                            <a:ext cx="395785" cy="266131"/>
                          </a:xfrm>
                          <a:prstGeom prst="rect">
                            <a:avLst/>
                          </a:prstGeom>
                          <a:solidFill>
                            <a:schemeClr val="lt1"/>
                          </a:solidFill>
                          <a:ln w="6350">
                            <a:solidFill>
                              <a:prstClr val="black"/>
                            </a:solidFill>
                          </a:ln>
                        </wps:spPr>
                        <wps:txbx>
                          <w:txbxContent>
                            <w:p w14:paraId="3324F9E3" w14:textId="6FB3EC98" w:rsidR="00C85779" w:rsidRPr="00C85779" w:rsidRDefault="00C85779">
                              <w:ins w:id="59" w:author="FELDHAUS Joseph * ODFW [2]" w:date="2024-05-15T11:36:00Z">
                                <w:r w:rsidRPr="00C85779">
                                  <w:t>No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B373C" id="_x0000_s1027" type="#_x0000_t202" style="position:absolute;left:0;text-align:left;margin-left:504.85pt;margin-top:272.25pt;width:31.15pt;height:20.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" fillcolor="white [3201]" strokeweight=".5pt">
                  <v:textbox>
                    <w:txbxContent>
                      <w:p w14:paraId="3324F9E3" w14:textId="6FB3EC98" w:rsidR="00C85779" w:rsidRPr="00C85779" w:rsidRDefault="00C85779">
                        <w:ins w:id="60" w:author="FELDHAUS Joseph * ODFW [2]" w:date="2024-05-15T11:36:00Z">
                          <w:r w:rsidRPr="00C85779">
                            <w:t>No</w:t>
                          </w:r>
                        </w:ins>
                      </w:p>
                    </w:txbxContent>
                  </v:textbox>
                </v:shape>
              </w:pict>
            </mc:Fallback>
          </mc:AlternateContent>
        </w:r>
      </w:ins>
      <w:commentRangeStart w:id="61"/>
      <w:r w:rsidR="005521DF" w:rsidRPr="005521DF">
        <w:rPr>
          <w:noProof/>
        </w:rPr>
        <w:drawing>
          <wp:inline distT="0" distB="0" distL="0" distR="0" wp14:anchorId="2EB19971" wp14:editId="22E1914C">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commentRangeEnd w:id="61"/>
      <w:r w:rsidR="004321BF">
        <w:rPr>
          <w:rStyle w:val="CommentReference"/>
        </w:rPr>
        <w:commentReference w:id="61"/>
      </w:r>
    </w:p>
    <w:p w14:paraId="0B82C2B1" w14:textId="5A999B43" w:rsidR="00465B97" w:rsidRPr="00465B97" w:rsidRDefault="00465B97" w:rsidP="00A14C61">
      <w:pPr>
        <w:pStyle w:val="Caption"/>
        <w:jc w:val="both"/>
      </w:pPr>
      <w:bookmarkStart w:id="62"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62"/>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F76AA1">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63" w:name="_Toc164257241"/>
      <w:r>
        <w:lastRenderedPageBreak/>
        <w:t>Additional Considerations</w:t>
      </w:r>
      <w:bookmarkEnd w:id="63"/>
    </w:p>
    <w:p w14:paraId="07A035E9" w14:textId="459E91EA"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64"/>
      <w:commentRangeStart w:id="65"/>
      <w:commentRangeStart w:id="66"/>
      <w:r w:rsidR="00B70079">
        <w:rPr>
          <w:rFonts w:cs="Times New Roman"/>
        </w:rPr>
        <w:t xml:space="preserve">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w:t>
      </w:r>
      <w:r w:rsidR="003E564D">
        <w:rPr>
          <w:rFonts w:cs="Times New Roman"/>
        </w:rPr>
        <w:t>because</w:t>
      </w:r>
      <w:r w:rsidR="00B70079">
        <w:rPr>
          <w:rFonts w:cs="Times New Roman"/>
        </w:rPr>
        <w:t xml:space="preserve"> B-run populations are of great conservation concern and influence downriver and in-river management decisions.</w:t>
      </w:r>
      <w:commentRangeEnd w:id="64"/>
      <w:r w:rsidR="00657327">
        <w:rPr>
          <w:rStyle w:val="CommentReference"/>
        </w:rPr>
        <w:commentReference w:id="64"/>
      </w:r>
      <w:commentRangeEnd w:id="65"/>
      <w:r w:rsidR="00047A2D">
        <w:rPr>
          <w:rStyle w:val="CommentReference"/>
        </w:rPr>
        <w:commentReference w:id="65"/>
      </w:r>
      <w:commentRangeEnd w:id="66"/>
      <w:r w:rsidR="009E23D8">
        <w:rPr>
          <w:rStyle w:val="CommentReference"/>
        </w:rPr>
        <w:commentReference w:id="66"/>
      </w:r>
    </w:p>
    <w:p w14:paraId="069457E7" w14:textId="311D5FB4"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which collectively provided information on both populations where IPTDS are in operation and the reliability (</w:t>
      </w:r>
      <w:r w:rsidRPr="00C9164F">
        <w:rPr>
          <w:rFonts w:cs="Times New Roman"/>
        </w:rPr>
        <w:fldChar w:fldCharType="begin"/>
      </w:r>
      <w:r w:rsidRPr="00C9164F">
        <w:rPr>
          <w:rFonts w:cs="Times New Roman"/>
        </w:rPr>
        <w:instrText xml:space="preserve"> REF _Ref136931135 \h  \* MERGEFORMAT </w:instrText>
      </w:r>
      <w:r w:rsidRPr="00C9164F">
        <w:rPr>
          <w:rFonts w:cs="Times New Roman"/>
        </w:rPr>
      </w:r>
      <w:r w:rsidRPr="00C9164F">
        <w:rPr>
          <w:rFonts w:cs="Times New Roman"/>
        </w:rPr>
        <w:fldChar w:fldCharType="separate"/>
      </w:r>
      <w:r w:rsidRPr="009D1563">
        <w:t xml:space="preserve">Table </w:t>
      </w:r>
      <w:r w:rsidRPr="009D1563">
        <w:rPr>
          <w:noProof/>
        </w:rPr>
        <w:t>2</w:t>
      </w:r>
      <w:r w:rsidRPr="00C9164F">
        <w:rPr>
          <w:rFonts w:cs="Times New Roman"/>
        </w:rPr>
        <w:fldChar w:fldCharType="end"/>
      </w:r>
      <w:r>
        <w:rPr>
          <w:rFonts w:cs="Times New Roman"/>
        </w:rPr>
        <w:t>) of those IPTDS.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67" w:name="_Toc164257242"/>
      <w:r w:rsidRPr="003627F5">
        <w:t>RESULTS</w:t>
      </w:r>
      <w:bookmarkEnd w:id="67"/>
    </w:p>
    <w:p w14:paraId="3DA8CF8A" w14:textId="3F677585" w:rsidR="00C63F85" w:rsidRDefault="00C63F85" w:rsidP="003627F5">
      <w:pPr>
        <w:pStyle w:val="Heading2"/>
      </w:pPr>
      <w:bookmarkStart w:id="68" w:name="_Toc164257243"/>
      <w:r>
        <w:t>Synopsis</w:t>
      </w:r>
      <w:bookmarkEnd w:id="68"/>
    </w:p>
    <w:p w14:paraId="06CF28D6" w14:textId="7DDC1EF1" w:rsidR="00B96B7C" w:rsidRDefault="00485094" w:rsidP="009D1563">
      <w:pPr>
        <w:jc w:val="both"/>
        <w:rPr>
          <w:rFonts w:cs="Times New Roman"/>
        </w:rPr>
      </w:pPr>
      <w:r w:rsidRPr="00D673D0">
        <w:rPr>
          <w:rFonts w:cs="Times New Roman"/>
        </w:rPr>
        <w:t>After considering each MPG, population, and IPTDS site for both steelhead and spring/summer Chinook salmon, sites were lumped into one of four categories: 1) site recommended for continued funding, 2) existing sites</w:t>
      </w:r>
      <w:r w:rsidR="00B1481F">
        <w:rPr>
          <w:rFonts w:cs="Times New Roman"/>
        </w:rPr>
        <w:t>, currently under another project,</w:t>
      </w:r>
      <w:r w:rsidRPr="00D673D0">
        <w:rPr>
          <w:rFonts w:cs="Times New Roman"/>
        </w:rPr>
        <w:t xml:space="preserve"> recommended for funding under the IPTDS O&amp;M project, 3) proposed new sites, or 4) candidates for decommissioning, removal, or transfer from the IPTDS O&amp;M project</w:t>
      </w:r>
      <w:r w:rsidR="00B1481F">
        <w:rPr>
          <w:rFonts w:cs="Times New Roman"/>
        </w:rPr>
        <w:t xml:space="preserve"> to appropriate project</w:t>
      </w:r>
      <w:r w:rsidRPr="00D673D0">
        <w:rPr>
          <w:rFonts w:cs="Times New Roman"/>
        </w:rPr>
        <w:t>.</w:t>
      </w:r>
      <w:r w:rsidR="004E196B">
        <w:rPr>
          <w:rFonts w:cs="Times New Roman"/>
        </w:rPr>
        <w:t xml:space="preserve"> Recommendations are summarized in </w:t>
      </w:r>
      <w:r w:rsidR="004E196B" w:rsidRPr="004E196B">
        <w:rPr>
          <w:rFonts w:cs="Times New Roman"/>
        </w:rPr>
        <w:fldChar w:fldCharType="begin"/>
      </w:r>
      <w:r w:rsidR="004E196B" w:rsidRPr="004E196B">
        <w:rPr>
          <w:rFonts w:cs="Times New Roman"/>
        </w:rPr>
        <w:instrText xml:space="preserve"> REF _Ref163737141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r w:rsidR="005367B7">
        <w:rPr>
          <w:rFonts w:cs="Times New Roman"/>
        </w:rPr>
        <w:t xml:space="preserve"> An </w:t>
      </w:r>
      <w:hyperlink r:id="rId20" w:history="1">
        <w:r w:rsidR="005367B7" w:rsidRPr="00F67062">
          <w:rPr>
            <w:rStyle w:val="Hyperlink"/>
            <w:rFonts w:cs="Times New Roman"/>
          </w:rPr>
          <w:t>interactive leaflet map</w:t>
        </w:r>
      </w:hyperlink>
      <w:r w:rsidR="005367B7">
        <w:rPr>
          <w:rFonts w:cs="Times New Roman"/>
        </w:rPr>
        <w:t xml:space="preserve"> has also been created to view IPTDS across the Snake River basin, which includes a layer to summarize recommendations.</w:t>
      </w:r>
    </w:p>
    <w:p w14:paraId="0F7D18B7" w14:textId="77777777" w:rsidR="00F67062" w:rsidRDefault="00F67062" w:rsidP="009D1563">
      <w:pPr>
        <w:jc w:val="both"/>
        <w:rPr>
          <w:rFonts w:cs="Times New Roman"/>
        </w:rPr>
      </w:pPr>
      <w:bookmarkStart w:id="69" w:name="_Hlk164340094"/>
    </w:p>
    <w:p w14:paraId="604A747A" w14:textId="579DAB05" w:rsidR="00B96B7C" w:rsidRDefault="00B96B7C" w:rsidP="004E196B">
      <w:pPr>
        <w:pStyle w:val="Caption"/>
        <w:jc w:val="center"/>
        <w:rPr>
          <w:rFonts w:cs="Times New Roman"/>
        </w:rPr>
      </w:pPr>
      <w:bookmarkStart w:id="70"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70"/>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15FA9C62" w:rsidR="00B96B7C" w:rsidRDefault="00B96B7C" w:rsidP="00B96B7C">
            <w:pPr>
              <w:jc w:val="center"/>
              <w:rPr>
                <w:rFonts w:cs="Times New Roman"/>
              </w:rPr>
            </w:pPr>
            <w:commentRangeStart w:id="71"/>
            <w:r>
              <w:rPr>
                <w:rFonts w:cs="Times New Roman"/>
              </w:rPr>
              <w:t>10</w:t>
            </w:r>
            <w:commentRangeEnd w:id="71"/>
            <w:r w:rsidR="001B7222">
              <w:rPr>
                <w:rStyle w:val="CommentReference"/>
              </w:rPr>
              <w:commentReference w:id="71"/>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4A4E22B5" w:rsidR="00B96B7C" w:rsidRDefault="00B96B7C" w:rsidP="00B96B7C">
            <w:pPr>
              <w:jc w:val="center"/>
              <w:rPr>
                <w:rFonts w:cs="Times New Roman"/>
              </w:rPr>
            </w:pPr>
            <w:commentRangeStart w:id="72"/>
            <w:r>
              <w:rPr>
                <w:rFonts w:cs="Times New Roman"/>
              </w:rPr>
              <w:t>5</w:t>
            </w:r>
            <w:commentRangeEnd w:id="72"/>
            <w:r w:rsidR="0085287E">
              <w:rPr>
                <w:rStyle w:val="CommentReference"/>
              </w:rPr>
              <w:commentReference w:id="72"/>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bookmarkEnd w:id="69"/>
    <w:p w14:paraId="01AA7D45" w14:textId="06097EC2" w:rsidR="009D1563" w:rsidRPr="00485094" w:rsidRDefault="003520D5" w:rsidP="009D1563">
      <w:pPr>
        <w:jc w:val="both"/>
        <w:rPr>
          <w:rFonts w:cs="Times New Roman"/>
        </w:rPr>
        <w:sectPr w:rsidR="009D1563" w:rsidRPr="00485094" w:rsidSect="00F76AA1">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73" w:name="_Ref163737213"/>
      <w:bookmarkStart w:id="74" w:name="_Ref163717399"/>
      <w:bookmarkStart w:id="75" w:name="_Ref141944808"/>
      <w:bookmarkStart w:id="76" w:name="_Ref142566021"/>
      <w:r w:rsidR="00485094" w:rsidRPr="00CE7EEC">
        <w:rPr>
          <w:b/>
          <w:bCs/>
        </w:rPr>
        <w:t xml:space="preserve">Table </w:t>
      </w:r>
      <w:r w:rsidR="00485094" w:rsidRPr="00CE7EEC">
        <w:rPr>
          <w:b/>
          <w:bCs/>
        </w:rPr>
        <w:fldChar w:fldCharType="begin"/>
      </w:r>
      <w:r w:rsidR="00485094" w:rsidRPr="00CE7EEC">
        <w:rPr>
          <w:b/>
          <w:bCs/>
        </w:rPr>
        <w:instrText xml:space="preserve"> SEQ Table \* ARABIC </w:instrText>
      </w:r>
      <w:r w:rsidR="00485094" w:rsidRPr="00CE7EEC">
        <w:rPr>
          <w:b/>
          <w:bCs/>
        </w:rPr>
        <w:fldChar w:fldCharType="separate"/>
      </w:r>
      <w:r w:rsidR="00B96B7C">
        <w:rPr>
          <w:b/>
          <w:bCs/>
          <w:noProof/>
        </w:rPr>
        <w:t>4</w:t>
      </w:r>
      <w:r w:rsidR="00485094" w:rsidRPr="00CE7EEC">
        <w:rPr>
          <w:b/>
          <w:bCs/>
        </w:rPr>
        <w:fldChar w:fldCharType="end"/>
      </w:r>
      <w:bookmarkEnd w:id="73"/>
      <w:r w:rsidR="00485094">
        <w:t>. Summary of recommendation for IPTDS in the Snake River basin</w:t>
      </w:r>
      <w:r w:rsidR="004E196B">
        <w:t xml:space="preserve"> for each site currently funded under the Integrated IPTDS O&amp;M project, proposed for transfer under the project, or for locations where IPTDS are proposed</w:t>
      </w:r>
      <w:r w:rsidR="00485094">
        <w:t>.</w:t>
      </w:r>
      <w:bookmarkEnd w:id="74"/>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2C167F33"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commentRangeStart w:id="77"/>
            <w:r w:rsidRPr="000A18C8">
              <w:rPr>
                <w:rFonts w:cs="Times New Roman"/>
                <w:i w:val="0"/>
                <w:iCs w:val="0"/>
                <w:color w:val="000000"/>
                <w:szCs w:val="20"/>
              </w:rPr>
              <w:t>.</w:t>
            </w:r>
            <w:commentRangeEnd w:id="77"/>
            <w:r w:rsidR="00093B2B">
              <w:rPr>
                <w:rStyle w:val="CommentReference"/>
                <w:i w:val="0"/>
                <w:iCs w:val="0"/>
              </w:rPr>
              <w:commentReference w:id="77"/>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6760410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commentRangeStart w:id="78"/>
            <w:r w:rsidRPr="000A18C8">
              <w:rPr>
                <w:rFonts w:cs="Times New Roman"/>
                <w:i w:val="0"/>
                <w:iCs w:val="0"/>
                <w:color w:val="000000"/>
                <w:szCs w:val="20"/>
              </w:rPr>
              <w:t>.</w:t>
            </w:r>
            <w:commentRangeEnd w:id="78"/>
            <w:r w:rsidR="001F753D">
              <w:rPr>
                <w:rStyle w:val="CommentReference"/>
                <w:i w:val="0"/>
                <w:iCs w:val="0"/>
              </w:rPr>
              <w:commentReference w:id="78"/>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54FA030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w:t>
            </w:r>
            <w:commentRangeStart w:id="79"/>
            <w:r w:rsidRPr="003031D2">
              <w:rPr>
                <w:rFonts w:cs="Times New Roman"/>
                <w:i w:val="0"/>
                <w:iCs w:val="0"/>
                <w:color w:val="000000"/>
                <w:szCs w:val="20"/>
              </w:rPr>
              <w:t>remove</w:t>
            </w:r>
            <w:commentRangeEnd w:id="79"/>
            <w:r w:rsidR="00762E24">
              <w:rPr>
                <w:rStyle w:val="CommentReference"/>
                <w:i w:val="0"/>
                <w:iCs w:val="0"/>
              </w:rPr>
              <w:commentReference w:id="79"/>
            </w:r>
            <w:r w:rsidRPr="003031D2">
              <w:rPr>
                <w:rFonts w:cs="Times New Roman"/>
                <w:i w:val="0"/>
                <w:iCs w:val="0"/>
                <w:color w:val="000000"/>
                <w:szCs w:val="20"/>
              </w:rPr>
              <w:t xml:space="preser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6D37E732"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 xml:space="preserve">Long-term, either LLR or both HYC and LRW could be considered for consolidation to </w:t>
            </w:r>
            <w:commentRangeStart w:id="80"/>
            <w:r w:rsidRPr="000B78CF">
              <w:rPr>
                <w:rFonts w:cs="Times New Roman"/>
                <w:i w:val="0"/>
                <w:iCs w:val="0"/>
                <w:color w:val="000000"/>
                <w:szCs w:val="20"/>
              </w:rPr>
              <w:t>single-pass arrays</w:t>
            </w:r>
            <w:commentRangeEnd w:id="80"/>
            <w:r w:rsidR="00E6405F">
              <w:rPr>
                <w:rStyle w:val="CommentReference"/>
                <w:i w:val="0"/>
                <w:iCs w:val="0"/>
              </w:rPr>
              <w:commentReference w:id="80"/>
            </w:r>
            <w:r w:rsidRPr="000B78CF">
              <w:rPr>
                <w:rFonts w:cs="Times New Roman"/>
                <w:i w:val="0"/>
                <w:iCs w:val="0"/>
                <w:color w:val="000000"/>
                <w:szCs w:val="20"/>
              </w:rPr>
              <w:t>, depending on desire</w:t>
            </w:r>
            <w:r w:rsidR="000B78CF" w:rsidRPr="000B78CF">
              <w:rPr>
                <w:rFonts w:cs="Times New Roman"/>
                <w:i w:val="0"/>
                <w:iCs w:val="0"/>
                <w:color w:val="000000"/>
                <w:szCs w:val="20"/>
              </w:rPr>
              <w:t>d</w:t>
            </w:r>
            <w:r w:rsidRPr="000B78CF">
              <w:rPr>
                <w:rFonts w:cs="Times New Roman"/>
                <w:i w:val="0"/>
                <w:iCs w:val="0"/>
                <w:color w:val="000000"/>
                <w:szCs w:val="20"/>
              </w:rPr>
              <w:t xml:space="preserve"> IMW RM&amp;E objectives and O&amp;M costs, especially if site(s) were upgraded to IS1001 MC(s).</w:t>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4145C70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w:t>
            </w:r>
            <w:r w:rsidRPr="000A18C8">
              <w:rPr>
                <w:rFonts w:cs="Times New Roman"/>
                <w:i w:val="0"/>
                <w:iCs w:val="0"/>
                <w:color w:val="000000"/>
                <w:szCs w:val="20"/>
              </w:rPr>
              <w:lastRenderedPageBreak/>
              <w:t xml:space="preserve">the only major spawning area within both populations. Secondary options include upper Chamberlain Creek (near the airstrip), or in one of the five 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commentRangeStart w:id="81"/>
            <w:r w:rsidRPr="000A18C8">
              <w:rPr>
                <w:rFonts w:cs="Times New Roman"/>
                <w:i w:val="0"/>
                <w:iCs w:val="0"/>
                <w:color w:val="000000"/>
                <w:szCs w:val="20"/>
              </w:rPr>
              <w:t>).</w:t>
            </w:r>
            <w:commentRangeEnd w:id="81"/>
            <w:r w:rsidR="00B5429F">
              <w:rPr>
                <w:rStyle w:val="CommentReference"/>
                <w:i w:val="0"/>
                <w:iCs w:val="0"/>
              </w:rPr>
              <w:commentReference w:id="81"/>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426B380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SFMAI-s and SFSEC-s are the only two populations within the MPG with a high B-run component, and thus, high-precision monitoring is desired. </w:t>
            </w:r>
            <w:del w:id="82" w:author="Copeland,Tim" w:date="2024-05-14T14:45:00Z">
              <w:r w:rsidRPr="000A18C8" w:rsidDel="006B1935">
                <w:rPr>
                  <w:rFonts w:cs="Times New Roman"/>
                  <w:i w:val="0"/>
                  <w:iCs w:val="0"/>
                  <w:color w:val="000000"/>
                  <w:szCs w:val="20"/>
                </w:rPr>
                <w:delText xml:space="preserve">Additionally, SFG is being considered as an experimental location to monitor reach-specific juvenile survival and aids coverage and precision of abundance estimates for these </w:delText>
              </w:r>
              <w:commentRangeStart w:id="83"/>
              <w:r w:rsidRPr="000A18C8" w:rsidDel="006B1935">
                <w:rPr>
                  <w:rFonts w:cs="Times New Roman"/>
                  <w:i w:val="0"/>
                  <w:iCs w:val="0"/>
                  <w:color w:val="000000"/>
                  <w:szCs w:val="20"/>
                </w:rPr>
                <w:delText>populations.</w:delText>
              </w:r>
            </w:del>
            <w:commentRangeEnd w:id="83"/>
            <w:r w:rsidR="00480FA6">
              <w:rPr>
                <w:rStyle w:val="CommentReference"/>
                <w:i w:val="0"/>
                <w:iCs w:val="0"/>
              </w:rPr>
              <w:commentReference w:id="83"/>
            </w:r>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w:t>
            </w:r>
            <w:r w:rsidR="008C6024" w:rsidRPr="000A18C8">
              <w:rPr>
                <w:rFonts w:cs="Times New Roman"/>
                <w:i w:val="0"/>
                <w:iCs w:val="0"/>
                <w:color w:val="000000"/>
                <w:szCs w:val="20"/>
              </w:rPr>
              <w:t>be in</w:t>
            </w:r>
            <w:r w:rsidRPr="000A18C8">
              <w:rPr>
                <w:rFonts w:cs="Times New Roman"/>
                <w:i w:val="0"/>
                <w:iCs w:val="0"/>
                <w:color w:val="000000"/>
                <w:szCs w:val="20"/>
              </w:rPr>
              <w:t xml:space="preserve"> the lower Little Salmon River. Secondary options include Slate or Whitebird </w:t>
            </w:r>
            <w:r w:rsidR="008C6024">
              <w:rPr>
                <w:rFonts w:cs="Times New Roman"/>
                <w:i w:val="0"/>
                <w:iCs w:val="0"/>
                <w:color w:val="000000"/>
                <w:szCs w:val="20"/>
              </w:rPr>
              <w:t>c</w:t>
            </w:r>
            <w:r w:rsidRPr="000A18C8">
              <w:rPr>
                <w:rFonts w:cs="Times New Roman"/>
                <w:i w:val="0"/>
                <w:iCs w:val="0"/>
                <w:color w:val="000000"/>
                <w:szCs w:val="20"/>
              </w:rPr>
              <w:t>reek</w:t>
            </w:r>
            <w:r w:rsidR="008C6024">
              <w:rPr>
                <w:rFonts w:cs="Times New Roman"/>
                <w:i w:val="0"/>
                <w:iCs w:val="0"/>
                <w:color w:val="000000"/>
                <w:szCs w:val="20"/>
              </w:rPr>
              <w:t>s</w:t>
            </w:r>
            <w:r w:rsidRPr="000A18C8">
              <w:rPr>
                <w:rFonts w:cs="Times New Roman"/>
                <w:i w:val="0"/>
                <w:iCs w:val="0"/>
                <w:color w:val="000000"/>
                <w:szCs w:val="20"/>
              </w:rPr>
              <w:t>.</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3F7A0CD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sidR="000B78CF">
              <w:rPr>
                <w:rFonts w:cs="Times New Roman"/>
                <w:i w:val="0"/>
                <w:iCs w:val="0"/>
                <w:color w:val="000000"/>
                <w:szCs w:val="20"/>
              </w:rPr>
              <w:t xml:space="preserve"> If feasible, SW2 could be moved to the end of the Selway Road which would allow parsing of the SEMOO and SEUMA populations from SEMEA</w:t>
            </w:r>
            <w:commentRangeStart w:id="84"/>
            <w:r w:rsidR="000B78CF">
              <w:rPr>
                <w:rFonts w:cs="Times New Roman"/>
                <w:i w:val="0"/>
                <w:iCs w:val="0"/>
                <w:color w:val="000000"/>
                <w:szCs w:val="20"/>
              </w:rPr>
              <w:t>.</w:t>
            </w:r>
            <w:commentRangeEnd w:id="84"/>
            <w:r w:rsidR="00155A3B">
              <w:rPr>
                <w:rStyle w:val="CommentReference"/>
                <w:i w:val="0"/>
                <w:iCs w:val="0"/>
              </w:rPr>
              <w:commentReference w:id="84"/>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2096913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w:t>
            </w:r>
            <w:commentRangeStart w:id="85"/>
            <w:r w:rsidRPr="000A18C8">
              <w:rPr>
                <w:rFonts w:cs="Times New Roman"/>
                <w:i w:val="0"/>
                <w:iCs w:val="0"/>
                <w:color w:val="000000"/>
                <w:szCs w:val="20"/>
              </w:rPr>
              <w:t>SC3, SC4, or CRA</w:t>
            </w:r>
            <w:commentRangeEnd w:id="85"/>
            <w:r w:rsidR="00C62AAB">
              <w:rPr>
                <w:rStyle w:val="CommentReference"/>
                <w:i w:val="0"/>
                <w:iCs w:val="0"/>
              </w:rPr>
              <w:commentReference w:id="85"/>
            </w:r>
            <w:r w:rsidRPr="000A18C8">
              <w:rPr>
                <w:rFonts w:cs="Times New Roman"/>
                <w:i w:val="0"/>
                <w:iCs w:val="0"/>
                <w:color w:val="000000"/>
                <w:szCs w:val="20"/>
              </w:rPr>
              <w:t>) should be operated upstream of SC2 to allow an estimate of detection probability. In spawn years 2022 and 2023, CRA only detected one steelhead in each year, and so SC3 or SC4 would be preferred for funding under the project.</w:t>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WR1 should continue to be funded under the project. A two-pass array at MR1 would allow an estimate of a detection probability at both WR1 and the lower array and MR1 and allow parsing of abundance among steelhead major spawning areas and </w:t>
            </w:r>
            <w:proofErr w:type="spellStart"/>
            <w:r w:rsidRPr="000A18C8">
              <w:rPr>
                <w:rFonts w:cs="Times New Roman"/>
                <w:i w:val="0"/>
                <w:iCs w:val="0"/>
                <w:color w:val="000000"/>
                <w:szCs w:val="20"/>
              </w:rPr>
              <w:t>sp</w:t>
            </w:r>
            <w:proofErr w:type="spellEnd"/>
            <w:r w:rsidRPr="000A18C8">
              <w:rPr>
                <w:rFonts w:cs="Times New Roman"/>
                <w:i w:val="0"/>
                <w:iCs w:val="0"/>
                <w:color w:val="000000"/>
                <w:szCs w:val="20"/>
              </w:rPr>
              <w:t>/sum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proofErr w:type="spellStart"/>
            <w:r w:rsidRPr="003031D2">
              <w:rPr>
                <w:rFonts w:cs="Times New Roman"/>
                <w:b w:val="0"/>
                <w:bCs w:val="0"/>
                <w:i w:val="0"/>
                <w:iCs w:val="0"/>
                <w:szCs w:val="20"/>
              </w:rPr>
              <w:t>Alpowa</w:t>
            </w:r>
            <w:proofErr w:type="spellEnd"/>
            <w:r w:rsidRPr="003031D2">
              <w:rPr>
                <w:rFonts w:cs="Times New Roman"/>
                <w:b w:val="0"/>
                <w:bCs w:val="0"/>
                <w:i w:val="0"/>
                <w:iCs w:val="0"/>
                <w:szCs w:val="20"/>
              </w:rPr>
              <w:t xml:space="preserve">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171E04F1" w14:textId="6027F2C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Add an IPTDS in lower </w:t>
            </w:r>
            <w:proofErr w:type="spellStart"/>
            <w:r w:rsidRPr="000A18C8">
              <w:rPr>
                <w:rFonts w:cs="Times New Roman"/>
                <w:i w:val="0"/>
                <w:iCs w:val="0"/>
                <w:color w:val="000000"/>
                <w:szCs w:val="20"/>
              </w:rPr>
              <w:t>Alpowa</w:t>
            </w:r>
            <w:proofErr w:type="spellEnd"/>
            <w:r w:rsidRPr="000A18C8">
              <w:rPr>
                <w:rFonts w:cs="Times New Roman"/>
                <w:i w:val="0"/>
                <w:iCs w:val="0"/>
                <w:color w:val="000000"/>
                <w:szCs w:val="20"/>
              </w:rPr>
              <w:t xml:space="preserve"> Creek to ensure high-</w:t>
            </w:r>
            <w:proofErr w:type="spellStart"/>
            <w:r w:rsidRPr="000A18C8">
              <w:rPr>
                <w:rFonts w:cs="Times New Roman"/>
                <w:i w:val="0"/>
                <w:iCs w:val="0"/>
                <w:color w:val="000000"/>
                <w:szCs w:val="20"/>
              </w:rPr>
              <w:t>precison</w:t>
            </w:r>
            <w:proofErr w:type="spellEnd"/>
            <w:r w:rsidRPr="000A18C8">
              <w:rPr>
                <w:rFonts w:cs="Times New Roman"/>
                <w:i w:val="0"/>
                <w:iCs w:val="0"/>
                <w:color w:val="000000"/>
                <w:szCs w:val="20"/>
              </w:rPr>
              <w:t xml:space="preserve"> monitoring of one steelhead population within the MPG</w:t>
            </w:r>
            <w:r w:rsidR="00DD6B7D">
              <w:rPr>
                <w:rFonts w:cs="Times New Roman"/>
                <w:i w:val="0"/>
                <w:iCs w:val="0"/>
                <w:color w:val="000000"/>
                <w:szCs w:val="20"/>
              </w:rPr>
              <w:t xml:space="preserve">, unless a weir is reliably operated in </w:t>
            </w:r>
            <w:proofErr w:type="spellStart"/>
            <w:r w:rsidR="00DD6B7D">
              <w:rPr>
                <w:rFonts w:cs="Times New Roman"/>
                <w:i w:val="0"/>
                <w:iCs w:val="0"/>
                <w:color w:val="000000"/>
                <w:szCs w:val="20"/>
              </w:rPr>
              <w:t>Alpowa</w:t>
            </w:r>
            <w:proofErr w:type="spellEnd"/>
            <w:r w:rsidR="00DD6B7D">
              <w:rPr>
                <w:rFonts w:cs="Times New Roman"/>
                <w:i w:val="0"/>
                <w:iCs w:val="0"/>
                <w:color w:val="000000"/>
                <w:szCs w:val="20"/>
              </w:rPr>
              <w:t xml:space="preserve"> Creek annually</w:t>
            </w:r>
            <w:r w:rsidRPr="000A18C8">
              <w:rPr>
                <w:rFonts w:cs="Times New Roman"/>
                <w:i w:val="0"/>
                <w:iCs w:val="0"/>
                <w:color w:val="000000"/>
                <w:szCs w:val="20"/>
              </w:rPr>
              <w:t>.</w:t>
            </w:r>
          </w:p>
        </w:tc>
      </w:tr>
      <w:bookmarkEnd w:id="75"/>
      <w:bookmarkEnd w:id="76"/>
    </w:tbl>
    <w:p w14:paraId="3AD44AA4" w14:textId="77777777" w:rsidR="003627F5" w:rsidRDefault="003627F5" w:rsidP="003627F5">
      <w:pPr>
        <w:pStyle w:val="Heading1"/>
        <w:sectPr w:rsidR="003627F5" w:rsidSect="00F76AA1">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86" w:name="_Toc164257244"/>
      <w:r>
        <w:lastRenderedPageBreak/>
        <w:t>DISCUSSION</w:t>
      </w:r>
      <w:bookmarkEnd w:id="86"/>
    </w:p>
    <w:p w14:paraId="673C12F1" w14:textId="63A85182" w:rsidR="007F2654" w:rsidRDefault="007F2654" w:rsidP="007F2654">
      <w:pPr>
        <w:jc w:val="both"/>
      </w:pPr>
      <w:r>
        <w:t xml:space="preserve">The goal of this IPTDS site prioritization report is to develop a framework (i.e., decision-making process) which will assist in making </w:t>
      </w:r>
      <w:commentRangeStart w:id="87"/>
      <w:r>
        <w:t>recommendations transparent</w:t>
      </w:r>
      <w:commentRangeEnd w:id="87"/>
      <w:r w:rsidR="00242F73">
        <w:rPr>
          <w:rStyle w:val="CommentReference"/>
        </w:rPr>
        <w:commentReference w:id="87"/>
      </w:r>
      <w:r w:rsidR="00B1481F">
        <w:t>, and repeatable into the future</w:t>
      </w:r>
      <w:commentRangeStart w:id="88"/>
      <w:r w:rsidR="00B1481F">
        <w:t>.</w:t>
      </w:r>
      <w:r>
        <w:t xml:space="preserve"> </w:t>
      </w:r>
      <w:commentRangeEnd w:id="88"/>
      <w:r w:rsidR="005620FA">
        <w:rPr>
          <w:rStyle w:val="CommentReference"/>
        </w:rPr>
        <w:commentReference w:id="88"/>
      </w:r>
      <w:r w:rsidR="00B1481F">
        <w:t>We do acknowledge that</w:t>
      </w:r>
      <w:r>
        <w:t xml:space="preserve"> for some MPGs, populations, and/or IPTDS sites, “gray areas” occasionally exist which must consider </w:t>
      </w:r>
      <w:r w:rsidR="00BF2B3D">
        <w:t>RM&amp;E</w:t>
      </w:r>
      <w:r>
        <w:t xml:space="preserve"> objectives as well as e.g., logistics, operational costs, site reliability, site feasibility, etc.</w:t>
      </w:r>
      <w:r w:rsidR="00AD54D2">
        <w:t xml:space="preserve"> For example, </w:t>
      </w:r>
      <w:del w:id="89" w:author="Copeland,Tim" w:date="2024-05-14T15:00:00Z">
        <w:r w:rsidR="00AD54D2" w:rsidDel="00164F59">
          <w:delText xml:space="preserve">adult escapement into steelhead and spring/summer Chinook salmon populations in the South Fork Salmon River </w:delText>
        </w:r>
        <w:commentRangeStart w:id="90"/>
        <w:r w:rsidR="00AD54D2" w:rsidDel="00164F59">
          <w:delText>could be monitored without SFG</w:delText>
        </w:r>
      </w:del>
      <w:commentRangeEnd w:id="90"/>
      <w:r w:rsidR="00337354">
        <w:rPr>
          <w:rStyle w:val="CommentReference"/>
        </w:rPr>
        <w:commentReference w:id="90"/>
      </w:r>
      <w:del w:id="91" w:author="Copeland,Tim" w:date="2024-05-14T15:00:00Z">
        <w:r w:rsidR="00AD54D2" w:rsidDel="00164F59">
          <w:delText xml:space="preserve">; however, detections at SFG are used to inform inseason management of the spring/summer Chinook salmon </w:delText>
        </w:r>
        <w:r w:rsidR="00E76B0B" w:rsidDel="00164F59">
          <w:delText>fishery and</w:delText>
        </w:r>
        <w:r w:rsidR="00AD54D2" w:rsidDel="00164F59">
          <w:delText xml:space="preserve"> given increases in read range (and detection probabilities) </w:delText>
        </w:r>
        <w:r w:rsidR="00E76B0B" w:rsidDel="00164F59">
          <w:delText>after recent (August 2023)</w:delText>
        </w:r>
        <w:r w:rsidR="00AD54D2" w:rsidDel="00164F59">
          <w:delText xml:space="preserve"> upgrades, is being considered to monitor reach-specific juvenile survival. Detections at SFG </w:delText>
        </w:r>
        <w:r w:rsidR="00E76B0B" w:rsidDel="00164F59">
          <w:delText>further</w:delText>
        </w:r>
        <w:r w:rsidR="00AD54D2" w:rsidDel="00164F59">
          <w:delText xml:space="preserve"> aid in accuracy and precision to sites upstream (e.g., ZEN, KRS, ESS)</w:delText>
        </w:r>
        <w:r w:rsidR="00F9056A" w:rsidDel="00164F59">
          <w:delText xml:space="preserve"> as it provides a main branching point in the patch occupancy model</w:delText>
        </w:r>
        <w:r w:rsidR="00E76B0B" w:rsidDel="00164F59">
          <w:delText xml:space="preserve"> and the SFMAI-s and SFSEC-s populations contain a high B-run component, and thus, SFG is considered for continued funding under the project despite not being necessary to achieve minimum ASMS guidelines. As another example, </w:delText>
        </w:r>
      </w:del>
      <w:r w:rsidR="00E76B0B">
        <w:t xml:space="preserve">the CRLOL-s population in Lolo Creek could continue to be monitored using LC1 and LC2, as configured; however, LC2 is in a location difficult for O&amp;M and so alternate configurations could be considered in Lolo Creek to reduce long-term costs. </w:t>
      </w:r>
    </w:p>
    <w:p w14:paraId="19E35E63" w14:textId="3F429CA5" w:rsidR="007F2654" w:rsidRPr="007F2654" w:rsidRDefault="008A05FA" w:rsidP="008A05FA">
      <w:pPr>
        <w:jc w:val="both"/>
      </w:pPr>
      <w:r>
        <w:t>In some cases, an estimate of abundance at a site funded by the Integrated IPTDS O&amp;M project, or recommended for funding under the project, is reliant on detections at sites</w:t>
      </w:r>
      <w:r w:rsidR="00BF2B3D">
        <w:t xml:space="preserve"> upstream</w:t>
      </w:r>
      <w:r>
        <w:t xml:space="preserve"> not funded by the project. For example, an IPTDS-based </w:t>
      </w:r>
      <w:r w:rsidR="00BF2B3D">
        <w:t xml:space="preserve">abundance estimate </w:t>
      </w:r>
      <w:r>
        <w:t xml:space="preserve">to the GRUMA-s steelhead population is currently achieved using UGR. </w:t>
      </w:r>
      <w:r w:rsidR="00BF2B3D">
        <w:t>But</w:t>
      </w:r>
      <w:r>
        <w:t xml:space="preserve"> estimating the detection probability at UGR, which is necessary to estimate abundance, is reliant on detections at upstream locations including CCU and CCW (and UGS prior to spawn year 2023). If arrays or sites upstream of </w:t>
      </w:r>
      <w:r w:rsidR="00BF2B3D">
        <w:t>key</w:t>
      </w:r>
      <w:r>
        <w:t xml:space="preserve"> array</w:t>
      </w:r>
      <w:r w:rsidR="00BF2B3D">
        <w:t xml:space="preserve">s </w:t>
      </w:r>
      <w:r>
        <w:t xml:space="preserve">used for population abundance estimates </w:t>
      </w:r>
      <w:r w:rsidR="00BF2B3D">
        <w:t xml:space="preserve">are </w:t>
      </w:r>
      <w:r>
        <w:t xml:space="preserve">considered for removal or decommissioning, or </w:t>
      </w:r>
      <w:r w:rsidR="00BF2B3D">
        <w:t>are</w:t>
      </w:r>
      <w:r>
        <w:t xml:space="preserve"> operating unreliably, </w:t>
      </w:r>
      <w:r w:rsidR="007C0C89">
        <w:t>those actions should be taken into</w:t>
      </w:r>
      <w:r w:rsidR="00BF2B3D">
        <w:t xml:space="preserve"> future</w:t>
      </w:r>
      <w:r w:rsidR="007C0C89">
        <w:t xml:space="preserve"> consideration for prioritization</w:t>
      </w:r>
      <w:r w:rsidR="00BF2B3D">
        <w:t>, including</w:t>
      </w:r>
      <w:commentRangeStart w:id="92"/>
      <w:r w:rsidR="00635CEE">
        <w:rPr>
          <w:rFonts w:cs="Times New Roman"/>
        </w:rPr>
        <w:t xml:space="preserve"> consider</w:t>
      </w:r>
      <w:r w:rsidR="00BF2B3D">
        <w:rPr>
          <w:rFonts w:cs="Times New Roman"/>
        </w:rPr>
        <w:t>ation</w:t>
      </w:r>
      <w:r w:rsidR="00635CEE">
        <w:rPr>
          <w:rFonts w:cs="Times New Roman"/>
        </w:rPr>
        <w:t xml:space="preserve"> for</w:t>
      </w:r>
      <w:r w:rsidR="00BF2B3D">
        <w:rPr>
          <w:rFonts w:cs="Times New Roman"/>
        </w:rPr>
        <w:t xml:space="preserve"> future</w:t>
      </w:r>
      <w:r w:rsidR="00635CEE">
        <w:rPr>
          <w:rFonts w:cs="Times New Roman"/>
        </w:rPr>
        <w:t xml:space="preserve"> funding under the Integrated O&amp;M project</w:t>
      </w:r>
      <w:r w:rsidR="00BF2B3D">
        <w:rPr>
          <w:rFonts w:cs="Times New Roman"/>
        </w:rPr>
        <w:t>.</w:t>
      </w:r>
      <w:commentRangeEnd w:id="92"/>
      <w:r w:rsidR="00635CEE">
        <w:rPr>
          <w:rStyle w:val="CommentReference"/>
        </w:rPr>
        <w:commentReference w:id="92"/>
      </w:r>
      <w:r w:rsidR="007C0C89">
        <w:t xml:space="preserve"> </w:t>
      </w:r>
      <w:r>
        <w:t xml:space="preserve"> </w:t>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93"/>
      <w:commentRangeStart w:id="94"/>
      <w:commentRangeStart w:id="95"/>
      <w:r w:rsidR="00E0415B" w:rsidRPr="0042581F">
        <w:rPr>
          <w:highlight w:val="cyan"/>
        </w:rPr>
        <w:t>.</w:t>
      </w:r>
      <w:commentRangeEnd w:id="93"/>
      <w:r w:rsidR="00E0415B" w:rsidRPr="0042581F">
        <w:rPr>
          <w:rStyle w:val="CommentReference"/>
          <w:highlight w:val="cyan"/>
        </w:rPr>
        <w:commentReference w:id="93"/>
      </w:r>
      <w:commentRangeEnd w:id="94"/>
      <w:r w:rsidR="00E0415B">
        <w:rPr>
          <w:rStyle w:val="CommentReference"/>
        </w:rPr>
        <w:commentReference w:id="94"/>
      </w:r>
      <w:commentRangeEnd w:id="95"/>
      <w:r w:rsidR="00E0415B">
        <w:rPr>
          <w:rStyle w:val="CommentReference"/>
        </w:rPr>
        <w:commentReference w:id="95"/>
      </w:r>
      <w:r>
        <w:rPr>
          <w:rFonts w:cs="Times New Roman"/>
        </w:rPr>
        <w:t xml:space="preserve"> </w:t>
      </w:r>
    </w:p>
    <w:p w14:paraId="3C1AF21F" w14:textId="3D5C2A81"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w:t>
      </w:r>
      <w:commentRangeStart w:id="96"/>
      <w:r w:rsidR="00FF088F">
        <w:rPr>
          <w:rFonts w:cs="Times New Roman"/>
        </w:rPr>
        <w:t xml:space="preserve"> “near minimum” </w:t>
      </w:r>
      <w:commentRangeEnd w:id="96"/>
      <w:r w:rsidR="00FF088F">
        <w:rPr>
          <w:rStyle w:val="CommentReference"/>
        </w:rPr>
        <w:commentReference w:id="96"/>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4AFA8FA4" w:rsidR="00E76B0B" w:rsidRDefault="00E76B0B" w:rsidP="00D77EA9">
      <w:pPr>
        <w:pStyle w:val="Heading2"/>
      </w:pPr>
      <w:bookmarkStart w:id="97" w:name="_Toc164257245"/>
      <w:commentRangeStart w:id="98"/>
      <w:commentRangeStart w:id="99"/>
      <w:r>
        <w:lastRenderedPageBreak/>
        <w:t>Next Steps</w:t>
      </w:r>
      <w:bookmarkEnd w:id="97"/>
      <w:commentRangeEnd w:id="98"/>
      <w:r w:rsidR="005C64FB">
        <w:rPr>
          <w:rStyle w:val="CommentReference"/>
          <w:rFonts w:eastAsiaTheme="minorHAnsi" w:cstheme="minorBidi"/>
          <w:b w:val="0"/>
          <w:i w:val="0"/>
        </w:rPr>
        <w:commentReference w:id="98"/>
      </w:r>
      <w:commentRangeEnd w:id="99"/>
      <w:r w:rsidR="004A600F">
        <w:rPr>
          <w:rStyle w:val="CommentReference"/>
          <w:rFonts w:eastAsiaTheme="minorHAnsi" w:cstheme="minorBidi"/>
          <w:b w:val="0"/>
          <w:i w:val="0"/>
        </w:rPr>
        <w:commentReference w:id="99"/>
      </w:r>
    </w:p>
    <w:p w14:paraId="0209E9EB" w14:textId="5C15A00E" w:rsidR="00D73CCE" w:rsidRDefault="00D73CCE" w:rsidP="00D73CCE">
      <w:pPr>
        <w:jc w:val="both"/>
      </w:pPr>
      <w:r>
        <w:t xml:space="preserve">Our recommendations include five </w:t>
      </w:r>
      <w:r w:rsidR="00B76790">
        <w:t>new</w:t>
      </w:r>
      <w:r>
        <w:t xml:space="preserve">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100" w:name="_Toc164257246"/>
      <w:r>
        <w:t>Conclusions</w:t>
      </w:r>
      <w:bookmarkEnd w:id="100"/>
    </w:p>
    <w:p w14:paraId="4F08FC21" w14:textId="5D092DA9"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We recommend the IPTDS O&amp;M project decommission, remove, or transfer 8 of its currently funded 32 sites, transfer 10 sites (funded under other projects), and add five additional sites (currently not funded), for a total of 39 total IPTDS. These recommendations should achieve a cost-savings among all IPTDS-funded projects by placing the 39 required IPTDS under a single “umbrella”.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an overall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101" w:name="_Toc164257247"/>
      <w:r>
        <w:lastRenderedPageBreak/>
        <w:t>LITERATURE CITED</w:t>
      </w:r>
      <w:bookmarkEnd w:id="101"/>
    </w:p>
    <w:p w14:paraId="69CD9488" w14:textId="377DA7C6" w:rsidR="00521132" w:rsidRDefault="00521132" w:rsidP="00A14C61">
      <w:pPr>
        <w:ind w:left="360" w:hanging="360"/>
        <w:jc w:val="both"/>
        <w:rPr>
          <w:rFonts w:cs="Times New Roman"/>
        </w:rPr>
      </w:pPr>
      <w:r>
        <w:rPr>
          <w:rFonts w:cs="Times New Roman"/>
        </w:rPr>
        <w:t xml:space="preserve">Ackerman, M.W., B.K. Hand, R.K. Waples, G. Luikart, R.S. Waples,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 xml:space="preserve">McElhany, P., M.H. Ruckelshaus, M.J. Ford, T.C. Wainwright, and E.P. </w:t>
      </w:r>
      <w:proofErr w:type="spellStart"/>
      <w:r>
        <w:rPr>
          <w:rFonts w:cs="Times New Roman"/>
        </w:rPr>
        <w:t>Bjorkstedt</w:t>
      </w:r>
      <w:proofErr w:type="spellEnd"/>
      <w:r>
        <w:rPr>
          <w:rFonts w:cs="Times New Roman"/>
        </w:rPr>
        <w: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F76AA1">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102" w:name="_Ref164257071"/>
      <w:bookmarkStart w:id="103" w:name="_Toc164257248"/>
      <w:bookmarkStart w:id="104" w:name="_Ref163140252"/>
      <w:r>
        <w:lastRenderedPageBreak/>
        <w:t>APPENDIX A. IPTDS Considerations by Species, MPG, and Population</w:t>
      </w:r>
      <w:bookmarkEnd w:id="102"/>
      <w:bookmarkEnd w:id="103"/>
    </w:p>
    <w:p w14:paraId="5D52E839" w14:textId="77777777" w:rsidR="00F67062" w:rsidRDefault="00F67062" w:rsidP="00F67062"/>
    <w:p w14:paraId="1E4EFCE4" w14:textId="77784DF0" w:rsidR="00F67062" w:rsidRDefault="00F67062" w:rsidP="00F67062">
      <w:pPr>
        <w:pStyle w:val="Heading2"/>
      </w:pPr>
      <w:bookmarkStart w:id="105" w:name="_Toc164257249"/>
      <w:r>
        <w:t>Snake River Basin Steelhead DPS</w:t>
      </w:r>
      <w:bookmarkEnd w:id="105"/>
    </w:p>
    <w:p w14:paraId="574874DE" w14:textId="77777777" w:rsidR="00F67062" w:rsidRDefault="00F67062" w:rsidP="00F67062">
      <w:pPr>
        <w:pStyle w:val="Heading3"/>
      </w:pPr>
      <w:bookmarkStart w:id="106" w:name="_Toc164257250"/>
      <w:r w:rsidRPr="00887F08">
        <w:t>Salmon River MPG</w:t>
      </w:r>
      <w:bookmarkEnd w:id="106"/>
    </w:p>
    <w:p w14:paraId="11B851C7" w14:textId="7089CB07" w:rsidR="00F67062" w:rsidRDefault="00F67062" w:rsidP="00F67062">
      <w:pPr>
        <w:jc w:val="both"/>
      </w:pPr>
      <w:r w:rsidRPr="00E91B22">
        <w:t>Fun</w:t>
      </w:r>
      <w:r>
        <w:t xml:space="preserve">ding for O&amp;M is currently provided for 17 IPTDS sites within the Salmon River MPG. We recommend the continued funding of O&amp;M for </w:t>
      </w:r>
      <w:del w:id="107" w:author="Copeland,Tim" w:date="2024-05-14T15:33:00Z">
        <w:r w:rsidDel="00B125EB">
          <w:delText xml:space="preserve">11 </w:delText>
        </w:r>
      </w:del>
      <w:ins w:id="108" w:author="Copeland,Tim" w:date="2024-05-14T15:33:00Z">
        <w:r w:rsidR="00B125EB">
          <w:t xml:space="preserve">10 </w:t>
        </w:r>
      </w:ins>
      <w:r>
        <w:t xml:space="preserve">of those sites currently funded under the project (VC2, LLR, LRW, HYC, NFS, MAR, TAY, </w:t>
      </w:r>
      <w:del w:id="109" w:author="Copeland,Tim" w:date="2024-05-14T15:33:00Z">
        <w:r w:rsidDel="00B125EB">
          <w:delText xml:space="preserve">SFG, </w:delText>
        </w:r>
      </w:del>
      <w:r>
        <w:t xml:space="preserve">KRS, </w:t>
      </w:r>
      <w:r w:rsidRPr="00E91B22">
        <w:t>ESS</w:t>
      </w:r>
      <w:r>
        <w:t xml:space="preserve">, ZEN), potentially adding two sites (YFK and PCA) to ensure precise and long-term monitoring of the SRUMA-s and SRPAN-s populations, respectively, and adding four proposed sites to cover existing population monitoring gaps for a total of </w:t>
      </w:r>
      <w:del w:id="110" w:author="Copeland,Tim" w:date="2024-05-14T15:34:00Z">
        <w:r w:rsidDel="00F164B0">
          <w:delText xml:space="preserve">17 </w:delText>
        </w:r>
      </w:del>
      <w:ins w:id="111" w:author="Copeland,Tim" w:date="2024-05-14T15:34:00Z">
        <w:r w:rsidR="00F164B0">
          <w:t xml:space="preserve">16 </w:t>
        </w:r>
      </w:ins>
      <w:r>
        <w:t>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4F7F0549"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 xml:space="preserve">populations within the MPG are monitored with high precision, it is desired because the population is one of two populations within the MPG with a high B-run component and is targeted for viability or high viability. </w:t>
      </w:r>
      <w:del w:id="112" w:author="Copeland,Tim" w:date="2024-05-14T15:26:00Z">
        <w:r w:rsidDel="00D96328">
          <w:delText xml:space="preserve">In addition, the SFG site is currently being considered for experimental juvenile survival monitoring. </w:delText>
        </w:r>
      </w:del>
      <w:r>
        <w:t>Funding under the IPTDS O&amp;M project should be continued for each of KRS, ESS, and SFG.</w:t>
      </w:r>
    </w:p>
    <w:p w14:paraId="6C8F1967" w14:textId="77777777" w:rsidR="00F67062" w:rsidRDefault="00F67062" w:rsidP="00F67062">
      <w:pPr>
        <w:jc w:val="both"/>
      </w:pPr>
      <w:r>
        <w:t xml:space="preserve">The SRPAH-s population is currently monitored using a combination of the </w:t>
      </w:r>
      <w:proofErr w:type="spellStart"/>
      <w:r>
        <w:t>Pahsimeroi</w:t>
      </w:r>
      <w:proofErr w:type="spellEnd"/>
      <w:r>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t>Pahsimeroi</w:t>
      </w:r>
      <w:proofErr w:type="spellEnd"/>
      <w:r>
        <w:t xml:space="preserve">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113"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113"/>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114"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commentRangeStart w:id="115"/>
            <w:r>
              <w:rPr>
                <w:rFonts w:cs="Times New Roman"/>
                <w:sz w:val="20"/>
                <w:szCs w:val="20"/>
              </w:rPr>
              <w:t>.</w:t>
            </w:r>
            <w:commentRangeEnd w:id="115"/>
            <w:r w:rsidR="00FE27A5">
              <w:rPr>
                <w:rStyle w:val="CommentReference"/>
              </w:rPr>
              <w:commentReference w:id="115"/>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116"/>
            <w:r>
              <w:rPr>
                <w:rFonts w:cs="Times New Roman"/>
                <w:sz w:val="20"/>
                <w:szCs w:val="20"/>
              </w:rPr>
              <w:t xml:space="preserve">No monitoring currently occurs within the population </w:t>
            </w:r>
            <w:commentRangeEnd w:id="116"/>
            <w:r w:rsidR="00AD019D">
              <w:rPr>
                <w:rStyle w:val="CommentReference"/>
              </w:rPr>
              <w:commentReference w:id="116"/>
            </w:r>
            <w:r>
              <w:rPr>
                <w:rFonts w:cs="Times New Roman"/>
                <w:sz w:val="20"/>
                <w:szCs w:val="20"/>
              </w:rPr>
              <w:t>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6A4950DB"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 xml:space="preserve">Long-term, either LLR or both LRW and HYC could be considered for single-pass arrays; all 6 are not necessary for adult escapement monitoring.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117"/>
            <w:commentRangeStart w:id="118"/>
            <w:commentRangeEnd w:id="117"/>
            <w:r>
              <w:rPr>
                <w:rStyle w:val="CommentReference"/>
              </w:rPr>
              <w:commentReference w:id="117"/>
            </w:r>
            <w:commentRangeEnd w:id="118"/>
            <w:r>
              <w:rPr>
                <w:rStyle w:val="CommentReference"/>
              </w:rPr>
              <w:commentReference w:id="118"/>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xml:space="preserve">, could be considered for a minor spawning area (Sabe, </w:t>
            </w:r>
            <w:proofErr w:type="spellStart"/>
            <w:r>
              <w:rPr>
                <w:rFonts w:cs="Times New Roman"/>
                <w:sz w:val="20"/>
                <w:szCs w:val="20"/>
              </w:rPr>
              <w:t>Bargamin</w:t>
            </w:r>
            <w:proofErr w:type="spellEnd"/>
            <w:r>
              <w:rPr>
                <w:rFonts w:cs="Times New Roman"/>
                <w:sz w:val="20"/>
                <w:szCs w:val="20"/>
              </w:rPr>
              <w:t>,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Three (Lower Big, Upper Big, Monumental) of five major spawning areas within the population are currently monitored (combined) by TAY, which is the only adult escapement monitoring method in the population. The remaining two (Upper Loon, Camas) are unmonitored for adult </w:t>
            </w:r>
            <w:r>
              <w:rPr>
                <w:rFonts w:cs="Times New Roman"/>
                <w:sz w:val="20"/>
                <w:szCs w:val="20"/>
              </w:rPr>
              <w:lastRenderedPageBreak/>
              <w:t>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119" w:name="_Hlk163468750"/>
            <w:r w:rsidRPr="00887F08">
              <w:rPr>
                <w:rFonts w:cs="Times New Roman"/>
                <w:b w:val="0"/>
                <w:bCs w:val="0"/>
                <w:sz w:val="20"/>
                <w:szCs w:val="20"/>
              </w:rPr>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317530DA"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life-cycle monitoring for steelhead and </w:t>
            </w:r>
            <w:proofErr w:type="spellStart"/>
            <w:r>
              <w:rPr>
                <w:rFonts w:cs="Times New Roman"/>
                <w:sz w:val="20"/>
                <w:szCs w:val="20"/>
              </w:rPr>
              <w:t>sp</w:t>
            </w:r>
            <w:proofErr w:type="spellEnd"/>
            <w:r>
              <w:rPr>
                <w:rFonts w:cs="Times New Roman"/>
                <w:sz w:val="20"/>
                <w:szCs w:val="20"/>
              </w:rPr>
              <w:t xml:space="preserve">/sum Chinook salmon. </w:t>
            </w:r>
            <w:del w:id="120" w:author="Copeland,Tim" w:date="2024-05-14T15:32:00Z">
              <w:r w:rsidDel="00D0001B">
                <w:rPr>
                  <w:rFonts w:cs="Times New Roman"/>
                  <w:sz w:val="20"/>
                  <w:szCs w:val="20"/>
                </w:rPr>
                <w:delText>Additionally, SFG aids coverage and precision of the SFMAI-s and SFSEC-s estimates and is being considered as an experimental site to monitor juvenile survival.</w:delText>
              </w:r>
            </w:del>
          </w:p>
        </w:tc>
        <w:tc>
          <w:tcPr>
            <w:tcW w:w="1953" w:type="dxa"/>
            <w:vAlign w:val="center"/>
          </w:tcPr>
          <w:p w14:paraId="6112A611" w14:textId="46958C21"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121" w:name="_Hlk163476297"/>
            <w:r>
              <w:rPr>
                <w:rFonts w:cs="Times New Roman"/>
                <w:sz w:val="20"/>
                <w:szCs w:val="20"/>
              </w:rPr>
              <w:t xml:space="preserve">Continue funding </w:t>
            </w:r>
            <w:del w:id="122" w:author="Copeland,Tim" w:date="2024-05-14T15:33:00Z">
              <w:r w:rsidDel="002144BA">
                <w:rPr>
                  <w:rFonts w:cs="Times New Roman"/>
                  <w:sz w:val="20"/>
                  <w:szCs w:val="20"/>
                </w:rPr>
                <w:delText xml:space="preserve">SFG, </w:delText>
              </w:r>
            </w:del>
            <w:r>
              <w:rPr>
                <w:rFonts w:cs="Times New Roman"/>
                <w:sz w:val="20"/>
                <w:szCs w:val="20"/>
              </w:rPr>
              <w:t>KRS, and ESS.</w:t>
            </w:r>
            <w:bookmarkEnd w:id="121"/>
          </w:p>
        </w:tc>
      </w:tr>
      <w:bookmarkEnd w:id="119"/>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Whitebird,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114"/>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123" w:name="_Toc164257251"/>
      <w:r>
        <w:t>Clearwater</w:t>
      </w:r>
      <w:r w:rsidRPr="00887F08">
        <w:t xml:space="preserve"> River MPG</w:t>
      </w:r>
      <w:bookmarkEnd w:id="123"/>
    </w:p>
    <w:p w14:paraId="6BB8344E" w14:textId="77777777" w:rsidR="00F67062" w:rsidRDefault="00F67062" w:rsidP="00F67062">
      <w:pPr>
        <w:jc w:val="both"/>
      </w:pPr>
      <w:bookmarkStart w:id="124"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7777777" w:rsidR="00F67062" w:rsidRDefault="00F67062" w:rsidP="00F67062">
      <w:pPr>
        <w:jc w:val="both"/>
      </w:pPr>
      <w:r>
        <w:lastRenderedPageBreak/>
        <w:t xml:space="preserve">To improve population status and trends monitoring for steelhead in the MPG, alternate site configurations could be considered within the CRSFC-s population. For example, the SC2 site could be moved to near the bottom boundary of the population. </w:t>
      </w:r>
      <w:commentRangeStart w:id="125"/>
      <w:r>
        <w:t>Regardless, one additional site upstream of SC2 within the population should be funded under the project to facilitate estimates of detection probabilities at SC1 and SC2, but that site doesn’t necessarily need to be CRA. The existing SC3 or SC4 sites would provide additional detections over CRA to increase precision of estimates.</w:t>
      </w:r>
      <w:commentRangeEnd w:id="125"/>
      <w:r w:rsidR="00273846">
        <w:rPr>
          <w:rStyle w:val="CommentReference"/>
        </w:rPr>
        <w:commentReference w:id="125"/>
      </w:r>
    </w:p>
    <w:p w14:paraId="7897E266" w14:textId="77777777" w:rsidR="00F67062" w:rsidRDefault="00F67062" w:rsidP="00F67062">
      <w:pPr>
        <w:jc w:val="both"/>
      </w:pPr>
      <w:r>
        <w:t xml:space="preserve">Additionally, a site within the CRLMA-s population should be considered to ensure low-precision monitoring in the population. Existing sites within the CRLMA-s population to consider include </w:t>
      </w:r>
      <w:commentRangeStart w:id="126"/>
      <w:r>
        <w:t>JUL (Potlatch River), LAP (</w:t>
      </w:r>
      <w:proofErr w:type="spellStart"/>
      <w:r>
        <w:t>Lapwai</w:t>
      </w:r>
      <w:proofErr w:type="spellEnd"/>
      <w:r>
        <w:t xml:space="preserve"> Creek), or LAW </w:t>
      </w:r>
      <w:commentRangeEnd w:id="126"/>
      <w:r w:rsidR="002E4BB6">
        <w:rPr>
          <w:rStyle w:val="CommentReference"/>
        </w:rPr>
        <w:commentReference w:id="126"/>
      </w:r>
      <w:r>
        <w:t xml:space="preserve">(Lawyer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124"/>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127"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w:t>
            </w:r>
            <w:r>
              <w:rPr>
                <w:rFonts w:cs="Times New Roman"/>
                <w:sz w:val="20"/>
                <w:szCs w:val="20"/>
              </w:rPr>
              <w:lastRenderedPageBreak/>
              <w:t>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 The population contains a high (&gt;40%) B-run component (NOAA 2017).</w:t>
            </w:r>
          </w:p>
        </w:tc>
        <w:tc>
          <w:tcPr>
            <w:tcW w:w="1980" w:type="dxa"/>
            <w:vAlign w:val="center"/>
          </w:tcPr>
          <w:p w14:paraId="796E86E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commentRangeStart w:id="128"/>
            <w:r>
              <w:rPr>
                <w:rFonts w:cs="Times New Roman"/>
                <w:sz w:val="20"/>
                <w:szCs w:val="20"/>
              </w:rPr>
              <w:t xml:space="preserve">Alternate site configurations, including for SC1 and SC2, could be considered to improve cost-savings </w:t>
            </w:r>
            <w:commentRangeEnd w:id="128"/>
            <w:r w:rsidR="00BC6783">
              <w:rPr>
                <w:rStyle w:val="CommentReference"/>
              </w:rPr>
              <w:lastRenderedPageBreak/>
              <w:commentReference w:id="128"/>
            </w:r>
            <w:r>
              <w:rPr>
                <w:rFonts w:cs="Times New Roman"/>
                <w:sz w:val="20"/>
                <w:szCs w:val="20"/>
              </w:rPr>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127"/>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129" w:name="_Hlk141435949"/>
      <w:r>
        <w:lastRenderedPageBreak/>
        <w:br w:type="page"/>
      </w:r>
    </w:p>
    <w:p w14:paraId="6A689840" w14:textId="77777777" w:rsidR="00F67062" w:rsidRPr="00887F08" w:rsidRDefault="00F67062" w:rsidP="00F67062">
      <w:pPr>
        <w:pStyle w:val="Heading3"/>
      </w:pPr>
      <w:bookmarkStart w:id="130" w:name="_Toc164257252"/>
      <w:r>
        <w:lastRenderedPageBreak/>
        <w:t>Imnaha</w:t>
      </w:r>
      <w:r w:rsidRPr="00887F08">
        <w:t xml:space="preserve"> River MPG</w:t>
      </w:r>
      <w:bookmarkEnd w:id="130"/>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131"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131"/>
          </w:p>
        </w:tc>
        <w:tc>
          <w:tcPr>
            <w:tcW w:w="1980" w:type="dxa"/>
            <w:vAlign w:val="center"/>
          </w:tcPr>
          <w:p w14:paraId="3724CF15" w14:textId="07F9E579"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132" w:name="_Hlk163476774"/>
            <w:r>
              <w:rPr>
                <w:rFonts w:cs="Times New Roman"/>
                <w:sz w:val="20"/>
                <w:szCs w:val="20"/>
              </w:rPr>
              <w:t>Continue funding IR1 plus two additional sites upstream</w:t>
            </w:r>
            <w:ins w:id="133" w:author="FELDHAUS Joseph * ODFW [2]" w:date="2024-05-15T10:57:00Z">
              <w:r w:rsidR="004A600F">
                <w:rPr>
                  <w:rFonts w:cs="Times New Roman"/>
                  <w:sz w:val="20"/>
                  <w:szCs w:val="20"/>
                </w:rPr>
                <w:t xml:space="preserve"> (e.g., IR2, IR3)</w:t>
              </w:r>
            </w:ins>
            <w:r>
              <w:rPr>
                <w:rFonts w:cs="Times New Roman"/>
                <w:sz w:val="20"/>
                <w:szCs w:val="20"/>
              </w:rPr>
              <w:t>.</w:t>
            </w:r>
            <w:bookmarkEnd w:id="132"/>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134" w:name="_Toc164257253"/>
      <w:r w:rsidRPr="00317BB3">
        <w:lastRenderedPageBreak/>
        <w:t>Grande Ronde River MPG</w:t>
      </w:r>
      <w:bookmarkEnd w:id="134"/>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135"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136"/>
            <w:commentRangeStart w:id="137"/>
            <w:commentRangeStart w:id="138"/>
            <w:r>
              <w:rPr>
                <w:rFonts w:cs="Times New Roman"/>
                <w:sz w:val="20"/>
                <w:szCs w:val="20"/>
              </w:rPr>
              <w:t>Lookingglass major spawning area</w:t>
            </w:r>
            <w:commentRangeEnd w:id="136"/>
            <w:r>
              <w:rPr>
                <w:rStyle w:val="CommentReference"/>
              </w:rPr>
              <w:commentReference w:id="136"/>
            </w:r>
            <w:commentRangeEnd w:id="137"/>
            <w:r>
              <w:rPr>
                <w:rStyle w:val="CommentReference"/>
              </w:rPr>
              <w:commentReference w:id="137"/>
            </w:r>
            <w:commentRangeEnd w:id="138"/>
            <w:r w:rsidR="004A600F">
              <w:rPr>
                <w:rStyle w:val="CommentReference"/>
              </w:rPr>
              <w:commentReference w:id="138"/>
            </w:r>
            <w:r>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139"/>
            <w:commentRangeStart w:id="140"/>
            <w:r>
              <w:rPr>
                <w:rFonts w:cs="Times New Roman"/>
                <w:sz w:val="20"/>
                <w:szCs w:val="20"/>
              </w:rPr>
              <w:t>WR1</w:t>
            </w:r>
            <w:commentRangeEnd w:id="139"/>
            <w:r>
              <w:rPr>
                <w:rStyle w:val="CommentReference"/>
              </w:rPr>
              <w:commentReference w:id="139"/>
            </w:r>
            <w:commentRangeEnd w:id="140"/>
            <w:r>
              <w:rPr>
                <w:rStyle w:val="CommentReference"/>
              </w:rPr>
              <w:commentReference w:id="140"/>
            </w:r>
            <w:r>
              <w:rPr>
                <w:rFonts w:cs="Times New Roman"/>
                <w:sz w:val="20"/>
                <w:szCs w:val="20"/>
              </w:rPr>
              <w:t>; begin funding MR1 (two-pass array) and WR2 (single-pass array).</w:t>
            </w:r>
          </w:p>
        </w:tc>
      </w:tr>
      <w:bookmarkEnd w:id="129"/>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lastRenderedPageBreak/>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lastRenderedPageBreak/>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141"/>
            <w:commentRangeStart w:id="142"/>
            <w:r>
              <w:rPr>
                <w:rFonts w:cs="Times New Roman"/>
                <w:sz w:val="20"/>
                <w:szCs w:val="20"/>
                <w:lang w:val="fr-FR"/>
              </w:rPr>
              <w:t>WEN</w:t>
            </w:r>
            <w:commentRangeEnd w:id="141"/>
            <w:r>
              <w:rPr>
                <w:rStyle w:val="CommentReference"/>
              </w:rPr>
              <w:commentReference w:id="141"/>
            </w:r>
            <w:commentRangeEnd w:id="142"/>
            <w:r>
              <w:rPr>
                <w:rStyle w:val="CommentReference"/>
              </w:rPr>
              <w:commentReference w:id="142"/>
            </w:r>
            <w:r>
              <w:rPr>
                <w:rFonts w:cs="Times New Roman"/>
                <w:sz w:val="20"/>
                <w:szCs w:val="20"/>
                <w:lang w:val="fr-FR"/>
              </w:rPr>
              <w:t>.</w:t>
            </w:r>
          </w:p>
        </w:tc>
      </w:tr>
      <w:bookmarkEnd w:id="135"/>
    </w:tbl>
    <w:p w14:paraId="1E04EEF3" w14:textId="77777777" w:rsidR="00F67062" w:rsidRDefault="00F67062" w:rsidP="00F67062"/>
    <w:p w14:paraId="3E4FB56F" w14:textId="77777777" w:rsidR="00F67062" w:rsidRPr="00887F08" w:rsidRDefault="00F67062" w:rsidP="00F67062">
      <w:pPr>
        <w:pStyle w:val="Heading3"/>
      </w:pPr>
      <w:bookmarkStart w:id="143" w:name="_Toc164257254"/>
      <w:r>
        <w:t>Hells Canyon</w:t>
      </w:r>
      <w:r w:rsidRPr="00887F08">
        <w:t xml:space="preserve"> MPG</w:t>
      </w:r>
      <w:bookmarkEnd w:id="143"/>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144" w:name="_Toc164257255"/>
      <w:r>
        <w:lastRenderedPageBreak/>
        <w:t>Lower Snake</w:t>
      </w:r>
      <w:r w:rsidRPr="00887F08">
        <w:t xml:space="preserve"> MPG</w:t>
      </w:r>
      <w:bookmarkEnd w:id="144"/>
    </w:p>
    <w:p w14:paraId="5532FD30" w14:textId="77777777" w:rsidR="00F67062" w:rsidRPr="003B2775" w:rsidRDefault="00F67062" w:rsidP="00F67062">
      <w:pPr>
        <w:jc w:val="both"/>
        <w:rPr>
          <w:rFonts w:cs="Times New Roman"/>
        </w:rPr>
      </w:pPr>
      <w:r>
        <w:rPr>
          <w:rFonts w:cs="Times New Roman"/>
        </w:rPr>
        <w:t xml:space="preserve">No IPTDS within the MPG are currently funded under the IPTDS O&amp;M project. Currently, neither of the two steelhead populations within the Lower Snake MPG are monitored with high precision, including using IPTDS. Current IPTDS-based monitoring in the SNTUC-s populations using systematic tagging at LGR is not feasible because abundance estimates are reliant on “fallbacks” from the dam, which are not representative of the run-at-large into the population. Current abundance estimates for the SNASO-s population do not account for abundance in the </w:t>
      </w:r>
      <w:proofErr w:type="spellStart"/>
      <w:r>
        <w:rPr>
          <w:rFonts w:cs="Times New Roman"/>
        </w:rPr>
        <w:t>Alpowa</w:t>
      </w:r>
      <w:proofErr w:type="spellEnd"/>
      <w:r>
        <w:rPr>
          <w:rFonts w:cs="Times New Roman"/>
        </w:rPr>
        <w:t xml:space="preserve"> Creek major spawning area, and so are considered low-precision. Because SNASO-s occurs upstream of Lower Granite Dam, high precision adult escapement monitoring based on tagging at LGR is feasible. We recommend funding an IPTDS in lower Asotin Creek (e.g., ACM) and consider adding a site in </w:t>
      </w:r>
      <w:proofErr w:type="spellStart"/>
      <w:r>
        <w:rPr>
          <w:rFonts w:cs="Times New Roman"/>
        </w:rPr>
        <w:t>Alpowa</w:t>
      </w:r>
      <w:proofErr w:type="spellEnd"/>
      <w:r>
        <w:rPr>
          <w:rFonts w:cs="Times New Roman"/>
        </w:rPr>
        <w:t xml:space="preserve"> Creek (</w:t>
      </w:r>
      <w:commentRangeStart w:id="145"/>
      <w:r>
        <w:rPr>
          <w:rFonts w:cs="Times New Roman"/>
        </w:rPr>
        <w:t>if a weir is not already operated reliably and annually</w:t>
      </w:r>
      <w:commentRangeEnd w:id="145"/>
      <w:r>
        <w:rPr>
          <w:rStyle w:val="CommentReference"/>
        </w:rPr>
        <w:commentReference w:id="145"/>
      </w:r>
      <w:r>
        <w:rPr>
          <w:rFonts w:cs="Times New Roman"/>
        </w:rPr>
        <w:t>) to ensure long-term, high-precision monitoring.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0865D54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Pr>
                <w:rFonts w:cs="Times New Roman"/>
                <w:sz w:val="20"/>
                <w:szCs w:val="20"/>
              </w:rPr>
              <w:t xml:space="preserve"> Creek if a weir is not operated annually.</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High-precision monitoring within the SNASO-s is more feasible because it occurs upstream of Lower Granite Dam. No action is needed, if alternative low-precision monitoring continues.</w:t>
            </w:r>
          </w:p>
        </w:tc>
        <w:tc>
          <w:tcPr>
            <w:tcW w:w="1980" w:type="dxa"/>
            <w:vAlign w:val="center"/>
          </w:tcPr>
          <w:p w14:paraId="76886DEF"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if alternative low-precision 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146" w:name="_Toc164257256"/>
      <w:r>
        <w:lastRenderedPageBreak/>
        <w:t>Snake River Spring/Summer-run Chinook Salmon ESU</w:t>
      </w:r>
      <w:bookmarkEnd w:id="146"/>
    </w:p>
    <w:p w14:paraId="5E77DEEA" w14:textId="77777777" w:rsidR="00F67062" w:rsidRPr="00887F08" w:rsidRDefault="00F67062" w:rsidP="00F67062">
      <w:pPr>
        <w:pStyle w:val="Heading3"/>
      </w:pPr>
      <w:bookmarkStart w:id="147" w:name="_Toc164257257"/>
      <w:r>
        <w:t>Upper Salmon River MPG</w:t>
      </w:r>
      <w:bookmarkEnd w:id="147"/>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w:t>
            </w:r>
            <w:commentRangeStart w:id="148"/>
            <w:r>
              <w:rPr>
                <w:rFonts w:cs="Times New Roman"/>
                <w:sz w:val="20"/>
                <w:szCs w:val="20"/>
              </w:rPr>
              <w:t xml:space="preserve">and </w:t>
            </w:r>
            <w:proofErr w:type="spellStart"/>
            <w:r>
              <w:rPr>
                <w:rFonts w:cs="Times New Roman"/>
                <w:sz w:val="20"/>
                <w:szCs w:val="20"/>
              </w:rPr>
              <w:t>redd</w:t>
            </w:r>
            <w:proofErr w:type="spellEnd"/>
            <w:r>
              <w:rPr>
                <w:rFonts w:cs="Times New Roman"/>
                <w:sz w:val="20"/>
                <w:szCs w:val="20"/>
              </w:rPr>
              <w:t xml:space="preserve"> counts</w:t>
            </w:r>
            <w:commentRangeEnd w:id="148"/>
            <w:r w:rsidR="007B0BC7">
              <w:rPr>
                <w:rStyle w:val="CommentReference"/>
              </w:rPr>
              <w:commentReference w:id="148"/>
            </w:r>
            <w:r>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 Current IPTD-based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228CF4C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YFK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SREFS population is currently monitored using </w:t>
            </w:r>
            <w:proofErr w:type="spellStart"/>
            <w:r>
              <w:rPr>
                <w:rFonts w:cs="Times New Roman"/>
                <w:sz w:val="20"/>
                <w:szCs w:val="20"/>
              </w:rPr>
              <w:t>redd</w:t>
            </w:r>
            <w:proofErr w:type="spellEnd"/>
            <w:r>
              <w:rPr>
                <w:rFonts w:cs="Times New Roman"/>
                <w:sz w:val="20"/>
                <w:szCs w:val="20"/>
              </w:rPr>
              <w:t xml:space="preserve">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59F788D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 xml:space="preserve">Long-term, either LLR or both LRW and HYC could be considered for single-pass arrays; all 6 are not necessary for adult escapement monitoring. </w:t>
            </w:r>
            <w:r>
              <w:rPr>
                <w:rFonts w:cs="Times New Roman"/>
                <w:sz w:val="20"/>
                <w:szCs w:val="20"/>
              </w:rPr>
              <w:t xml:space="preserve">Other O&amp;M funded sites (e.g., BHC, LLS, </w:t>
            </w:r>
            <w:r>
              <w:rPr>
                <w:rFonts w:cs="Times New Roman"/>
                <w:sz w:val="20"/>
                <w:szCs w:val="20"/>
              </w:rPr>
              <w:lastRenderedPageBreak/>
              <w:t xml:space="preserve">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w:t>
            </w:r>
            <w:proofErr w:type="spellStart"/>
            <w:r>
              <w:rPr>
                <w:rFonts w:cs="Times New Roman"/>
                <w:sz w:val="20"/>
                <w:szCs w:val="20"/>
              </w:rPr>
              <w:t>redd</w:t>
            </w:r>
            <w:proofErr w:type="spellEnd"/>
            <w:r>
              <w:rPr>
                <w:rFonts w:cs="Times New Roman"/>
                <w:sz w:val="20"/>
                <w:szCs w:val="20"/>
              </w:rPr>
              <w:t xml:space="preserve">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149" w:name="_Toc164257258"/>
      <w:r>
        <w:t>Middle Fork Salmon River MPG</w:t>
      </w:r>
      <w:bookmarkEnd w:id="149"/>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150"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commentRangeStart w:id="151"/>
            <w:proofErr w:type="spellStart"/>
            <w:r>
              <w:rPr>
                <w:rFonts w:cs="Times New Roman"/>
                <w:sz w:val="20"/>
                <w:szCs w:val="20"/>
              </w:rPr>
              <w:t>redd</w:t>
            </w:r>
            <w:proofErr w:type="spellEnd"/>
            <w:r>
              <w:rPr>
                <w:rFonts w:cs="Times New Roman"/>
                <w:sz w:val="20"/>
                <w:szCs w:val="20"/>
              </w:rPr>
              <w:t xml:space="preserve"> counts </w:t>
            </w:r>
            <w:commentRangeEnd w:id="151"/>
            <w:r w:rsidR="00094650">
              <w:rPr>
                <w:rStyle w:val="CommentReference"/>
              </w:rPr>
              <w:commentReference w:id="151"/>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w:t>
            </w:r>
            <w:r>
              <w:rPr>
                <w:rFonts w:cs="Times New Roman"/>
                <w:sz w:val="20"/>
                <w:szCs w:val="20"/>
              </w:rPr>
              <w:lastRenderedPageBreak/>
              <w:t xml:space="preserve">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150"/>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152" w:name="_Toc164257259"/>
      <w:r>
        <w:lastRenderedPageBreak/>
        <w:t>South Fork Salmon River MPG</w:t>
      </w:r>
      <w:bookmarkEnd w:id="152"/>
    </w:p>
    <w:p w14:paraId="05C3CAB9" w14:textId="77777777" w:rsidR="00F67062" w:rsidRPr="000C0435" w:rsidRDefault="00F67062" w:rsidP="00F67062">
      <w:pPr>
        <w:jc w:val="both"/>
        <w:rPr>
          <w:rFonts w:cs="Times New Roman"/>
        </w:rPr>
      </w:pPr>
      <w:r w:rsidRPr="000C0435">
        <w:rPr>
          <w:rFonts w:cs="Times New Roman"/>
        </w:rPr>
        <w:t>No action needed. We recommend the continued funding of O&amp;M for each of the four sites that are currently managed by the IPTDS O&amp;M project: SFG, KRS, ESS, and ZEN.</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5421231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commentRangeStart w:id="153"/>
            <w:r>
              <w:rPr>
                <w:rFonts w:cs="Times New Roman"/>
                <w:sz w:val="20"/>
                <w:szCs w:val="20"/>
              </w:rPr>
              <w:t>KRS</w:t>
            </w:r>
            <w:commentRangeEnd w:id="153"/>
            <w:r w:rsidR="00DE265C">
              <w:rPr>
                <w:rStyle w:val="CommentReference"/>
              </w:rPr>
              <w:commentReference w:id="153"/>
            </w:r>
            <w:r>
              <w:rPr>
                <w:rFonts w:cs="Times New Roman"/>
                <w:sz w:val="20"/>
                <w:szCs w:val="20"/>
              </w:rPr>
              <w:t xml:space="preserve">, (using ZEN and ESS to parse those populations), the South Fork Salmon River weir, and </w:t>
            </w:r>
            <w:proofErr w:type="spellStart"/>
            <w:r>
              <w:rPr>
                <w:rFonts w:cs="Times New Roman"/>
                <w:sz w:val="20"/>
                <w:szCs w:val="20"/>
              </w:rPr>
              <w:t>redd</w:t>
            </w:r>
            <w:proofErr w:type="spellEnd"/>
            <w:r>
              <w:rPr>
                <w:rFonts w:cs="Times New Roman"/>
                <w:sz w:val="20"/>
                <w:szCs w:val="20"/>
              </w:rPr>
              <w:t xml:space="preserve"> count surveys (ground). </w:t>
            </w:r>
            <w:del w:id="154" w:author="Copeland,Tim" w:date="2024-05-14T16:01:00Z">
              <w:r w:rsidDel="008C0347">
                <w:rPr>
                  <w:rFonts w:cs="Times New Roman"/>
                  <w:sz w:val="20"/>
                  <w:szCs w:val="20"/>
                </w:rPr>
                <w:delText>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sp/sum Chinook salmon but are recommended for monitoring the SFMAI-s steelhead population.</w:delText>
              </w:r>
            </w:del>
          </w:p>
        </w:tc>
        <w:tc>
          <w:tcPr>
            <w:tcW w:w="1980" w:type="dxa"/>
            <w:vAlign w:val="center"/>
          </w:tcPr>
          <w:p w14:paraId="72CC81CA" w14:textId="0EE10B40"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del w:id="155" w:author="Copeland,Tim" w:date="2024-05-14T16:00:00Z">
              <w:r w:rsidDel="00C509E0">
                <w:rPr>
                  <w:rFonts w:cs="Times New Roman"/>
                  <w:sz w:val="20"/>
                  <w:szCs w:val="20"/>
                </w:rPr>
                <w:delText xml:space="preserve">SFG and </w:delText>
              </w:r>
            </w:del>
            <w:r>
              <w:rPr>
                <w:rFonts w:cs="Times New Roman"/>
                <w:sz w:val="20"/>
                <w:szCs w:val="20"/>
              </w:rPr>
              <w:t>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156" w:name="_Toc164257260"/>
      <w:r w:rsidRPr="00880AE0">
        <w:rPr>
          <w:lang w:val="fr-FR"/>
        </w:rPr>
        <w:t xml:space="preserve">Grande Ronde / </w:t>
      </w:r>
      <w:proofErr w:type="spellStart"/>
      <w:r w:rsidRPr="00880AE0">
        <w:rPr>
          <w:lang w:val="fr-FR"/>
        </w:rPr>
        <w:t>Imnaha</w:t>
      </w:r>
      <w:proofErr w:type="spellEnd"/>
      <w:r w:rsidRPr="00880AE0">
        <w:rPr>
          <w:lang w:val="fr-FR"/>
        </w:rPr>
        <w:t xml:space="preserve"> River MPG</w:t>
      </w:r>
      <w:bookmarkEnd w:id="156"/>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CB43A2">
            <w:pPr>
              <w:rPr>
                <w:rFonts w:cs="Times New Roman"/>
                <w:b w:val="0"/>
                <w:bCs w:val="0"/>
                <w:sz w:val="20"/>
                <w:szCs w:val="20"/>
              </w:rPr>
            </w:pPr>
            <w:r>
              <w:rPr>
                <w:rFonts w:cs="Times New Roman"/>
                <w:b w:val="0"/>
                <w:bCs w:val="0"/>
                <w:sz w:val="20"/>
                <w:szCs w:val="20"/>
              </w:rPr>
              <w:lastRenderedPageBreak/>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157"/>
            <w:commentRangeStart w:id="158"/>
            <w:r>
              <w:rPr>
                <w:rFonts w:cs="Times New Roman"/>
                <w:sz w:val="20"/>
                <w:szCs w:val="20"/>
              </w:rPr>
              <w:t>UGR</w:t>
            </w:r>
            <w:commentRangeEnd w:id="157"/>
            <w:r>
              <w:rPr>
                <w:rStyle w:val="CommentReference"/>
              </w:rPr>
              <w:commentReference w:id="157"/>
            </w:r>
            <w:commentRangeEnd w:id="158"/>
            <w:r>
              <w:rPr>
                <w:rStyle w:val="CommentReference"/>
              </w:rPr>
              <w:commentReference w:id="158"/>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159" w:name="_Toc164257261"/>
      <w:r>
        <w:lastRenderedPageBreak/>
        <w:t>Lower Snake River MPG</w:t>
      </w:r>
      <w:bookmarkEnd w:id="159"/>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160" w:name="_Ref164257126"/>
      <w:bookmarkStart w:id="161" w:name="_Toc164257262"/>
      <w:r>
        <w:lastRenderedPageBreak/>
        <w:t xml:space="preserve">APPENDIX </w:t>
      </w:r>
      <w:r w:rsidR="00F67062">
        <w:t>B</w:t>
      </w:r>
      <w:r>
        <w:t>. Recovery Scenarios for Snake River Populations</w:t>
      </w:r>
      <w:bookmarkEnd w:id="104"/>
      <w:bookmarkEnd w:id="160"/>
      <w:bookmarkEnd w:id="161"/>
    </w:p>
    <w:p w14:paraId="04AAFCA6" w14:textId="77777777" w:rsidR="0053510D" w:rsidRDefault="0053510D" w:rsidP="0062321B">
      <w:pPr>
        <w:pStyle w:val="Caption"/>
      </w:pPr>
    </w:p>
    <w:p w14:paraId="05BD42AF" w14:textId="3F6CC7AF" w:rsidR="008F6A2A" w:rsidRDefault="0062321B" w:rsidP="0062321B">
      <w:pPr>
        <w:pStyle w:val="Caption"/>
      </w:pPr>
      <w:r>
        <w:t xml:space="preserve">Table </w:t>
      </w:r>
      <w:r>
        <w:fldChar w:fldCharType="begin"/>
      </w:r>
      <w:r>
        <w:instrText xml:space="preserve"> SEQ Table \* ARABIC </w:instrText>
      </w:r>
      <w:r>
        <w:fldChar w:fldCharType="separate"/>
      </w:r>
      <w:r w:rsidR="00B96B7C">
        <w:rPr>
          <w:noProof/>
        </w:rPr>
        <w:t>16</w:t>
      </w:r>
      <w:r>
        <w:rPr>
          <w:noProof/>
        </w:rPr>
        <w:fldChar w:fldCharType="end"/>
      </w:r>
      <w:r>
        <w:t>. Recovery scenarios for Snake River Basin Steelhead MPGs. Adapted from NOAA (2017).</w:t>
      </w:r>
    </w:p>
    <w:tbl>
      <w:tblPr>
        <w:tblStyle w:val="GridTable4-Accent2"/>
        <w:tblW w:w="13045" w:type="dxa"/>
        <w:tblLook w:val="04A0" w:firstRow="1" w:lastRow="0" w:firstColumn="1" w:lastColumn="0" w:noHBand="0" w:noVBand="1"/>
      </w:tblPr>
      <w:tblGrid>
        <w:gridCol w:w="1593"/>
        <w:gridCol w:w="1612"/>
        <w:gridCol w:w="1340"/>
        <w:gridCol w:w="983"/>
        <w:gridCol w:w="1648"/>
        <w:gridCol w:w="5869"/>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commentRangeStart w:id="162"/>
            <w:r>
              <w:rPr>
                <w:sz w:val="20"/>
                <w:szCs w:val="20"/>
              </w:rPr>
              <w:t>Salmon River</w:t>
            </w:r>
            <w:commentRangeEnd w:id="162"/>
            <w:r w:rsidR="00E35372">
              <w:rPr>
                <w:rStyle w:val="CommentReference"/>
                <w:b w:val="0"/>
                <w:bCs w:val="0"/>
              </w:rPr>
              <w:commentReference w:id="162"/>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6BAA3E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del w:id="163" w:author="Copeland,Tim" w:date="2024-05-14T16:15:00Z">
              <w:r w:rsidDel="00E35372">
                <w:rPr>
                  <w:sz w:val="20"/>
                  <w:szCs w:val="20"/>
                </w:rPr>
                <w:delText xml:space="preserve">Viable or </w:delText>
              </w:r>
            </w:del>
            <w:r>
              <w:rPr>
                <w:sz w:val="20"/>
                <w:szCs w:val="20"/>
              </w:rPr>
              <w:t>Maintained</w:t>
            </w:r>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commentRangeStart w:id="164"/>
            <w:r w:rsidRPr="00CC41D8">
              <w:rPr>
                <w:sz w:val="20"/>
                <w:szCs w:val="20"/>
              </w:rPr>
              <w:t>There has been little monitoring of the population</w:t>
            </w:r>
            <w:commentRangeEnd w:id="164"/>
            <w:r w:rsidR="00650A75">
              <w:rPr>
                <w:rStyle w:val="CommentReference"/>
              </w:rPr>
              <w:commentReference w:id="164"/>
            </w:r>
            <w:r w:rsidRPr="00CC41D8">
              <w:rPr>
                <w:sz w:val="20"/>
                <w:szCs w:val="20"/>
              </w:rPr>
              <w:t>.</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4A0320E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del w:id="165" w:author="Copeland,Tim" w:date="2024-05-14T16:15:00Z">
              <w:r w:rsidDel="00E35372">
                <w:rPr>
                  <w:sz w:val="20"/>
                  <w:szCs w:val="20"/>
                </w:rPr>
                <w:delText xml:space="preserve">Viable or </w:delText>
              </w:r>
            </w:del>
            <w:r>
              <w:rPr>
                <w:sz w:val="20"/>
                <w:szCs w:val="20"/>
              </w:rPr>
              <w:t>Maintained</w:t>
            </w:r>
          </w:p>
        </w:tc>
        <w:tc>
          <w:tcPr>
            <w:tcW w:w="6037" w:type="dxa"/>
            <w:vAlign w:val="center"/>
          </w:tcPr>
          <w:p w14:paraId="326A4A5D" w14:textId="1803C8D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commentRangeStart w:id="166"/>
            <w:r w:rsidRPr="0062321B">
              <w:rPr>
                <w:sz w:val="20"/>
                <w:szCs w:val="20"/>
              </w:rPr>
              <w:t>has been little monitoring of the population</w:t>
            </w:r>
            <w:commentRangeEnd w:id="166"/>
            <w:r w:rsidR="00E3304A">
              <w:rPr>
                <w:rStyle w:val="CommentReference"/>
              </w:rPr>
              <w:commentReference w:id="166"/>
            </w:r>
            <w:r w:rsidRPr="0062321B">
              <w:rPr>
                <w:sz w:val="20"/>
                <w:szCs w:val="20"/>
              </w:rPr>
              <w:t>.</w:t>
            </w:r>
            <w:ins w:id="167" w:author="Copeland,Tim" w:date="2024-05-14T16:05:00Z">
              <w:r w:rsidR="00993D9B">
                <w:rPr>
                  <w:sz w:val="20"/>
                  <w:szCs w:val="20"/>
                </w:rPr>
                <w:t xml:space="preserve"> Active hatchery supplementation.</w:t>
              </w:r>
            </w:ins>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3A43990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del w:id="168" w:author="Copeland,Tim" w:date="2024-05-14T16:15:00Z">
              <w:r w:rsidDel="00883CB5">
                <w:rPr>
                  <w:sz w:val="20"/>
                  <w:szCs w:val="20"/>
                </w:rPr>
                <w:delText xml:space="preserve">Viable or </w:delText>
              </w:r>
            </w:del>
            <w:r>
              <w:rPr>
                <w:sz w:val="20"/>
                <w:szCs w:val="20"/>
              </w:rPr>
              <w:t>Maintained</w:t>
            </w:r>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commentRangeStart w:id="169"/>
            <w:r w:rsidRPr="0062321B">
              <w:rPr>
                <w:sz w:val="20"/>
                <w:szCs w:val="20"/>
              </w:rPr>
              <w:t xml:space="preserve">little monitoring of the population. </w:t>
            </w:r>
            <w:commentRangeEnd w:id="169"/>
            <w:r w:rsidR="002C66C8">
              <w:rPr>
                <w:rStyle w:val="CommentReference"/>
              </w:rPr>
              <w:commentReference w:id="169"/>
            </w:r>
            <w:r w:rsidRPr="0062321B">
              <w:rPr>
                <w:sz w:val="20"/>
                <w:szCs w:val="20"/>
              </w:rPr>
              <w:t>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6678160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w:t>
            </w:r>
            <w:del w:id="170" w:author="Copeland,Tim" w:date="2024-05-14T16:16:00Z">
              <w:r w:rsidDel="00883CB5">
                <w:rPr>
                  <w:sz w:val="20"/>
                  <w:szCs w:val="20"/>
                </w:rPr>
                <w:delText>or Maintained</w:delText>
              </w:r>
            </w:del>
          </w:p>
        </w:tc>
        <w:tc>
          <w:tcPr>
            <w:tcW w:w="6037" w:type="dxa"/>
            <w:vAlign w:val="center"/>
          </w:tcPr>
          <w:p w14:paraId="02BCBB16" w14:textId="6714529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w:t>
            </w:r>
            <w:del w:id="171" w:author="Copeland,Tim" w:date="2024-05-14T16:06:00Z">
              <w:r w:rsidRPr="0062321B" w:rsidDel="00993D9B">
                <w:rPr>
                  <w:sz w:val="20"/>
                  <w:szCs w:val="20"/>
                </w:rPr>
                <w:delText xml:space="preserve"> </w:delText>
              </w:r>
              <w:commentRangeStart w:id="172"/>
              <w:r w:rsidRPr="0062321B" w:rsidDel="00993D9B">
                <w:rPr>
                  <w:sz w:val="20"/>
                  <w:szCs w:val="20"/>
                </w:rPr>
                <w:delText>There has been little monitoring of the population</w:delText>
              </w:r>
            </w:del>
            <w:commentRangeEnd w:id="172"/>
            <w:r w:rsidR="00CB286F">
              <w:rPr>
                <w:rStyle w:val="CommentReference"/>
              </w:rPr>
              <w:commentReference w:id="172"/>
            </w:r>
            <w:r w:rsidRPr="0062321B">
              <w:rPr>
                <w:sz w:val="20"/>
                <w:szCs w:val="20"/>
              </w:rPr>
              <w:t>.</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0C19332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del w:id="173" w:author="Copeland,Tim" w:date="2024-05-14T16:16:00Z">
              <w:r w:rsidDel="00883CB5">
                <w:rPr>
                  <w:sz w:val="20"/>
                  <w:szCs w:val="20"/>
                </w:rPr>
                <w:delText xml:space="preserve">Viable or </w:delText>
              </w:r>
            </w:del>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5F5142A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w:t>
            </w:r>
            <w:del w:id="174" w:author="Copeland,Tim" w:date="2024-05-14T16:16:00Z">
              <w:r w:rsidDel="00883CB5">
                <w:rPr>
                  <w:sz w:val="20"/>
                  <w:szCs w:val="20"/>
                </w:rPr>
                <w:delText>or Maintained</w:delText>
              </w:r>
            </w:del>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6F9C18E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w:t>
            </w:r>
            <w:del w:id="175" w:author="Copeland,Tim" w:date="2024-05-14T16:16:00Z">
              <w:r w:rsidDel="00E17930">
                <w:rPr>
                  <w:sz w:val="20"/>
                  <w:szCs w:val="20"/>
                </w:rPr>
                <w:delText>or Highly Viable</w:delText>
              </w:r>
            </w:del>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C94752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w:t>
            </w:r>
            <w:del w:id="176" w:author="Copeland,Tim" w:date="2024-05-14T16:16:00Z">
              <w:r w:rsidDel="00E17930">
                <w:rPr>
                  <w:sz w:val="20"/>
                  <w:szCs w:val="20"/>
                </w:rPr>
                <w:delText>or Highly Viable</w:delText>
              </w:r>
            </w:del>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7C1E012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del w:id="177" w:author="Copeland,Tim" w:date="2024-05-14T16:16:00Z">
              <w:r w:rsidDel="00E17930">
                <w:rPr>
                  <w:sz w:val="20"/>
                  <w:szCs w:val="20"/>
                </w:rPr>
                <w:delText xml:space="preserve">Viable or </w:delText>
              </w:r>
            </w:del>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473FDAD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w:t>
            </w:r>
            <w:del w:id="178" w:author="Copeland,Tim" w:date="2024-05-14T16:17:00Z">
              <w:r w:rsidDel="004D3CA5">
                <w:rPr>
                  <w:sz w:val="20"/>
                  <w:szCs w:val="20"/>
                </w:rPr>
                <w:delText>or Highly Viable</w:delText>
              </w:r>
            </w:del>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One of two populations in MPG with a strong B-run component (&gt;40% of population). No hatchery influence or effects. Natural river system characteristics. Located at downstream </w:t>
            </w:r>
            <w:r w:rsidRPr="0062321B">
              <w:rPr>
                <w:sz w:val="20"/>
                <w:szCs w:val="20"/>
              </w:rPr>
              <w:lastRenderedPageBreak/>
              <w:t>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C9B195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del w:id="179" w:author="Copeland,Tim" w:date="2024-05-14T16:17:00Z">
              <w:r w:rsidDel="004D3CA5">
                <w:rPr>
                  <w:sz w:val="20"/>
                  <w:szCs w:val="20"/>
                </w:rPr>
                <w:delText xml:space="preserve">Viable or </w:delText>
              </w:r>
            </w:del>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881F07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del w:id="180" w:author="Copeland,Tim" w:date="2024-05-14T16:14:00Z">
              <w:r w:rsidDel="009B0AC0">
                <w:rPr>
                  <w:sz w:val="20"/>
                  <w:szCs w:val="20"/>
                </w:rPr>
                <w:delText xml:space="preserve">Viable or </w:delText>
              </w:r>
            </w:del>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commentRangeStart w:id="181"/>
            <w:r>
              <w:rPr>
                <w:sz w:val="20"/>
                <w:szCs w:val="20"/>
              </w:rPr>
              <w:t>Clearwater River</w:t>
            </w:r>
            <w:commentRangeEnd w:id="181"/>
            <w:r w:rsidR="002C7BFB">
              <w:rPr>
                <w:rStyle w:val="CommentReference"/>
                <w:b w:val="0"/>
                <w:bCs w:val="0"/>
              </w:rPr>
              <w:commentReference w:id="181"/>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11FC1B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w:t>
            </w:r>
            <w:del w:id="182" w:author="Copeland,Tim" w:date="2024-05-14T16:13:00Z">
              <w:r w:rsidDel="006D20F1">
                <w:rPr>
                  <w:sz w:val="20"/>
                  <w:szCs w:val="20"/>
                </w:rPr>
                <w:delText>or Maintained</w:delText>
              </w:r>
            </w:del>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6A2CB37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del w:id="183" w:author="Copeland,Tim" w:date="2024-05-14T16:11:00Z">
              <w:r w:rsidDel="00A86326">
                <w:rPr>
                  <w:sz w:val="20"/>
                  <w:szCs w:val="20"/>
                </w:rPr>
                <w:delText xml:space="preserve">Viable or </w:delText>
              </w:r>
            </w:del>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6598F36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del w:id="184" w:author="Copeland,Tim" w:date="2024-05-14T16:11:00Z">
              <w:r w:rsidDel="00A86326">
                <w:rPr>
                  <w:sz w:val="20"/>
                  <w:szCs w:val="20"/>
                </w:rPr>
                <w:delText xml:space="preserve">Viable or </w:delText>
              </w:r>
            </w:del>
            <w:del w:id="185" w:author="Copeland,Tim" w:date="2024-05-14T16:10:00Z">
              <w:r w:rsidDel="000E4D26">
                <w:rPr>
                  <w:sz w:val="20"/>
                  <w:szCs w:val="20"/>
                </w:rPr>
                <w:delText>Highly Viable</w:delText>
              </w:r>
            </w:del>
            <w:ins w:id="186" w:author="Copeland,Tim" w:date="2024-05-14T16:10:00Z">
              <w:r w:rsidR="000E4D26">
                <w:rPr>
                  <w:sz w:val="20"/>
                  <w:szCs w:val="20"/>
                </w:rPr>
                <w:t>Maintained</w:t>
              </w:r>
            </w:ins>
          </w:p>
        </w:tc>
        <w:tc>
          <w:tcPr>
            <w:tcW w:w="6037" w:type="dxa"/>
            <w:vAlign w:val="center"/>
          </w:tcPr>
          <w:p w14:paraId="37427A80" w14:textId="383D6260"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ins w:id="187" w:author="Copeland,Tim" w:date="2024-05-14T16:06:00Z">
              <w:r w:rsidR="006F00E8">
                <w:rPr>
                  <w:sz w:val="20"/>
                  <w:szCs w:val="20"/>
                </w:rPr>
                <w:t xml:space="preserve"> High degree of hatchery influence.</w:t>
              </w:r>
            </w:ins>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0082FF3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EDC2C1E" w14:textId="00D4F56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w:t>
            </w:r>
            <w:ins w:id="188" w:author="FELDHAUS Joseph * ODFW [2]" w:date="2024-05-15T11:06:00Z">
              <w:r w:rsidR="00242F73">
                <w:rPr>
                  <w:sz w:val="20"/>
                  <w:szCs w:val="20"/>
                </w:rPr>
                <w:t xml:space="preserve"> Wilderness</w:t>
              </w:r>
            </w:ins>
            <w:proofErr w:type="gramStart"/>
            <w:r w:rsidRPr="00CA5511">
              <w:rPr>
                <w:sz w:val="20"/>
                <w:szCs w:val="20"/>
              </w:rPr>
              <w:t>), but</w:t>
            </w:r>
            <w:proofErr w:type="gramEnd"/>
            <w:r w:rsidRPr="00CA5511">
              <w:rPr>
                <w:sz w:val="20"/>
                <w:szCs w:val="20"/>
              </w:rPr>
              <w:t xml:space="preserve">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lastRenderedPageBreak/>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r>
        <w:fldChar w:fldCharType="begin"/>
      </w:r>
      <w:r>
        <w:instrText xml:space="preserve"> SEQ Table \* ARABIC </w:instrText>
      </w:r>
      <w:r>
        <w:fldChar w:fldCharType="separate"/>
      </w:r>
      <w:r w:rsidR="00B96B7C">
        <w:rPr>
          <w:noProof/>
        </w:rPr>
        <w:t>17</w:t>
      </w:r>
      <w:r>
        <w:rPr>
          <w:noProof/>
        </w:rPr>
        <w:fldChar w:fldCharType="end"/>
      </w:r>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commentRangeStart w:id="189"/>
            <w:r w:rsidRPr="00C17A6C">
              <w:rPr>
                <w:rFonts w:cs="Times New Roman"/>
                <w:sz w:val="20"/>
                <w:szCs w:val="20"/>
              </w:rPr>
              <w:t>Upper Salmon River</w:t>
            </w:r>
            <w:commentRangeEnd w:id="189"/>
            <w:r w:rsidR="00E469C5">
              <w:rPr>
                <w:rStyle w:val="CommentReference"/>
                <w:b w:val="0"/>
                <w:bCs w:val="0"/>
              </w:rPr>
              <w:commentReference w:id="189"/>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540203F9"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del w:id="190" w:author="Copeland,Tim" w:date="2024-05-14T16:20:00Z">
              <w:r w:rsidDel="00E469C5">
                <w:rPr>
                  <w:rFonts w:cs="Times New Roman"/>
                  <w:sz w:val="20"/>
                  <w:szCs w:val="20"/>
                </w:rPr>
                <w:delText xml:space="preserve">Viable or </w:delText>
              </w:r>
            </w:del>
            <w:r>
              <w:rPr>
                <w:rFonts w:cs="Times New Roman"/>
                <w:sz w:val="20"/>
                <w:szCs w:val="20"/>
              </w:rPr>
              <w:t>Highly Viable</w:t>
            </w:r>
          </w:p>
        </w:tc>
        <w:tc>
          <w:tcPr>
            <w:tcW w:w="5940" w:type="dxa"/>
            <w:vAlign w:val="center"/>
          </w:tcPr>
          <w:p w14:paraId="28CB086F" w14:textId="1F30D96C"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ins w:id="191" w:author="Copeland,Tim" w:date="2024-05-14T16:27:00Z">
              <w:r w:rsidR="000E7CE7">
                <w:rPr>
                  <w:rFonts w:cs="Times New Roman"/>
                  <w:sz w:val="20"/>
                  <w:szCs w:val="20"/>
                </w:rPr>
                <w:t xml:space="preserve"> Ongoing supplementation.</w:t>
              </w:r>
            </w:ins>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BAC2AB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w:t>
            </w:r>
            <w:del w:id="192" w:author="Copeland,Tim" w:date="2024-05-14T16:20:00Z">
              <w:r w:rsidDel="00FE1D7F">
                <w:rPr>
                  <w:rFonts w:cs="Times New Roman"/>
                  <w:sz w:val="20"/>
                  <w:szCs w:val="20"/>
                </w:rPr>
                <w:delText>or Highly Viable</w:delText>
              </w:r>
            </w:del>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3E69B76" w:rsidR="00C17A6C" w:rsidRPr="00C17A6C" w:rsidRDefault="00807DCB"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ins w:id="193" w:author="Copeland,Tim" w:date="2024-05-14T16:18:00Z">
              <w:r>
                <w:rPr>
                  <w:rFonts w:cs="Times New Roman"/>
                  <w:sz w:val="20"/>
                  <w:szCs w:val="20"/>
                </w:rPr>
                <w:t>Single-pass</w:t>
              </w:r>
              <w:proofErr w:type="gramEnd"/>
              <w:r>
                <w:rPr>
                  <w:rFonts w:cs="Times New Roman"/>
                  <w:sz w:val="20"/>
                  <w:szCs w:val="20"/>
                </w:rPr>
                <w:t xml:space="preserve"> </w:t>
              </w:r>
              <w:proofErr w:type="spellStart"/>
              <w:r>
                <w:rPr>
                  <w:rFonts w:cs="Times New Roman"/>
                  <w:sz w:val="20"/>
                  <w:szCs w:val="20"/>
                </w:rPr>
                <w:t>redd</w:t>
              </w:r>
              <w:proofErr w:type="spellEnd"/>
              <w:r>
                <w:rPr>
                  <w:rFonts w:cs="Times New Roman"/>
                  <w:sz w:val="20"/>
                  <w:szCs w:val="20"/>
                </w:rPr>
                <w:t xml:space="preserve"> counts only</w:t>
              </w:r>
            </w:ins>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CBAD3F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w:t>
            </w:r>
            <w:del w:id="194" w:author="Copeland,Tim" w:date="2024-05-14T16:20:00Z">
              <w:r w:rsidDel="00FE1D7F">
                <w:rPr>
                  <w:rFonts w:cs="Times New Roman"/>
                  <w:sz w:val="20"/>
                  <w:szCs w:val="20"/>
                </w:rPr>
                <w:delText>or Highly Viable</w:delText>
              </w:r>
            </w:del>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lastRenderedPageBreak/>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3DB9D7C"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w:t>
            </w:r>
            <w:del w:id="195" w:author="Copeland,Tim" w:date="2024-05-14T16:21:00Z">
              <w:r w:rsidDel="00FE1D7F">
                <w:rPr>
                  <w:rFonts w:cs="Times New Roman"/>
                  <w:sz w:val="20"/>
                  <w:szCs w:val="20"/>
                </w:rPr>
                <w:delText>or Highly Viable</w:delText>
              </w:r>
            </w:del>
          </w:p>
        </w:tc>
        <w:tc>
          <w:tcPr>
            <w:tcW w:w="5940" w:type="dxa"/>
            <w:vAlign w:val="center"/>
          </w:tcPr>
          <w:p w14:paraId="6E494AC8" w14:textId="62817078"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ins w:id="196" w:author="Copeland,Tim" w:date="2024-05-14T16:28:00Z">
              <w:r w:rsidR="000E7CE7">
                <w:rPr>
                  <w:rFonts w:cs="Times New Roman"/>
                  <w:sz w:val="20"/>
                  <w:szCs w:val="20"/>
                </w:rPr>
                <w:t xml:space="preserve"> Ongoing supplementation.</w:t>
              </w:r>
            </w:ins>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018D7B4A"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w:t>
            </w:r>
            <w:del w:id="197" w:author="Copeland,Tim" w:date="2024-05-14T16:21:00Z">
              <w:r w:rsidDel="00B02163">
                <w:rPr>
                  <w:rFonts w:cs="Times New Roman"/>
                  <w:sz w:val="20"/>
                  <w:szCs w:val="20"/>
                </w:rPr>
                <w:delText>or Highly Viable</w:delText>
              </w:r>
            </w:del>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commentRangeStart w:id="198"/>
            <w:r>
              <w:rPr>
                <w:rFonts w:cs="Times New Roman"/>
                <w:sz w:val="20"/>
                <w:szCs w:val="20"/>
              </w:rPr>
              <w:t>Middle Fork Salmon River</w:t>
            </w:r>
            <w:commentRangeEnd w:id="198"/>
            <w:r w:rsidR="008D6511">
              <w:rPr>
                <w:rStyle w:val="CommentReference"/>
                <w:b w:val="0"/>
                <w:bCs w:val="0"/>
              </w:rPr>
              <w:commentReference w:id="198"/>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77709F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w:t>
            </w:r>
            <w:del w:id="199" w:author="Copeland,Tim" w:date="2024-05-14T16:23:00Z">
              <w:r w:rsidDel="00341A45">
                <w:rPr>
                  <w:rFonts w:cs="Times New Roman"/>
                  <w:sz w:val="20"/>
                  <w:szCs w:val="20"/>
                </w:rPr>
                <w:delText>or Highly Viable</w:delText>
              </w:r>
            </w:del>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571D5D8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w:t>
            </w:r>
            <w:del w:id="200" w:author="Copeland,Tim" w:date="2024-05-14T16:23:00Z">
              <w:r w:rsidDel="00341A45">
                <w:rPr>
                  <w:rFonts w:cs="Times New Roman"/>
                  <w:sz w:val="20"/>
                  <w:szCs w:val="20"/>
                </w:rPr>
                <w:delText>or Highly Viable</w:delText>
              </w:r>
            </w:del>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B103B8F"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del w:id="201" w:author="Copeland,Tim" w:date="2024-05-14T16:23:00Z">
              <w:r w:rsidDel="005B3ED4">
                <w:rPr>
                  <w:rFonts w:cs="Times New Roman"/>
                  <w:sz w:val="20"/>
                  <w:szCs w:val="20"/>
                </w:rPr>
                <w:delText xml:space="preserve">Viable or </w:delText>
              </w:r>
            </w:del>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698DBA6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w:t>
            </w:r>
            <w:del w:id="202" w:author="Copeland,Tim" w:date="2024-05-14T16:23:00Z">
              <w:r w:rsidDel="005B3ED4">
                <w:rPr>
                  <w:rFonts w:cs="Times New Roman"/>
                  <w:sz w:val="20"/>
                  <w:szCs w:val="20"/>
                </w:rPr>
                <w:delText>or Highly Viable</w:delText>
              </w:r>
            </w:del>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lastRenderedPageBreak/>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62524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del w:id="203" w:author="Copeland,Tim" w:date="2024-05-14T16:23:00Z">
              <w:r w:rsidDel="005B3ED4">
                <w:rPr>
                  <w:rFonts w:cs="Times New Roman"/>
                  <w:sz w:val="20"/>
                  <w:szCs w:val="20"/>
                </w:rPr>
                <w:delText xml:space="preserve">Viable or </w:delText>
              </w:r>
            </w:del>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78CEE52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del w:id="204" w:author="Copeland,Tim" w:date="2024-05-14T16:24:00Z">
              <w:r w:rsidDel="00006B77">
                <w:rPr>
                  <w:rFonts w:cs="Times New Roman"/>
                  <w:sz w:val="20"/>
                  <w:szCs w:val="20"/>
                </w:rPr>
                <w:delText xml:space="preserve">Viable or </w:delText>
              </w:r>
            </w:del>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C0B7DF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w:t>
            </w:r>
            <w:del w:id="205" w:author="Copeland,Tim" w:date="2024-05-14T16:24:00Z">
              <w:r w:rsidDel="00006B77">
                <w:rPr>
                  <w:rFonts w:cs="Times New Roman"/>
                  <w:sz w:val="20"/>
                  <w:szCs w:val="20"/>
                </w:rPr>
                <w:delText>or Highly Viable</w:delText>
              </w:r>
            </w:del>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commentRangeStart w:id="206"/>
            <w:r>
              <w:rPr>
                <w:rFonts w:cs="Times New Roman"/>
                <w:sz w:val="20"/>
                <w:szCs w:val="20"/>
              </w:rPr>
              <w:t>South Fork Salmon River</w:t>
            </w:r>
            <w:commentRangeEnd w:id="206"/>
            <w:r w:rsidR="00FF4712">
              <w:rPr>
                <w:rStyle w:val="CommentReference"/>
                <w:b w:val="0"/>
                <w:bCs w:val="0"/>
              </w:rPr>
              <w:commentReference w:id="206"/>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14FE07E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w:t>
            </w:r>
            <w:del w:id="207" w:author="Copeland,Tim" w:date="2024-05-14T16:25:00Z">
              <w:r w:rsidDel="00781AC1">
                <w:rPr>
                  <w:rFonts w:cs="Times New Roman"/>
                  <w:sz w:val="20"/>
                  <w:szCs w:val="20"/>
                </w:rPr>
                <w:delText>or Highly Viable</w:delText>
              </w:r>
            </w:del>
          </w:p>
        </w:tc>
        <w:tc>
          <w:tcPr>
            <w:tcW w:w="5940" w:type="dxa"/>
            <w:vAlign w:val="center"/>
          </w:tcPr>
          <w:p w14:paraId="7E77B5B4" w14:textId="029EAA8B"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ins w:id="208" w:author="Copeland,Tim" w:date="2024-05-14T16:27:00Z">
              <w:r w:rsidR="00C63E17">
                <w:rPr>
                  <w:rFonts w:cs="Times New Roman"/>
                  <w:sz w:val="20"/>
                  <w:szCs w:val="20"/>
                </w:rPr>
                <w:t xml:space="preserve"> Ongoing supplementation</w:t>
              </w:r>
              <w:r w:rsidR="000E7CE7">
                <w:rPr>
                  <w:rFonts w:cs="Times New Roman"/>
                  <w:sz w:val="20"/>
                  <w:szCs w:val="20"/>
                </w:rPr>
                <w:t>.</w:t>
              </w:r>
            </w:ins>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657F832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del w:id="209" w:author="Copeland,Tim" w:date="2024-05-14T16:25:00Z">
              <w:r w:rsidDel="00781AC1">
                <w:rPr>
                  <w:rFonts w:cs="Times New Roman"/>
                  <w:sz w:val="20"/>
                  <w:szCs w:val="20"/>
                </w:rPr>
                <w:delText xml:space="preserve">Viable or </w:delText>
              </w:r>
            </w:del>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0B05A07D"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del w:id="210" w:author="Copeland,Tim" w:date="2024-05-14T16:25:00Z">
              <w:r w:rsidDel="00781AC1">
                <w:rPr>
                  <w:rFonts w:cs="Times New Roman"/>
                  <w:sz w:val="20"/>
                  <w:szCs w:val="20"/>
                </w:rPr>
                <w:delText xml:space="preserve">Viable or </w:delText>
              </w:r>
            </w:del>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commentRangeStart w:id="211"/>
            <w:proofErr w:type="spellStart"/>
            <w:r w:rsidRPr="006378FD">
              <w:rPr>
                <w:rFonts w:cs="Times New Roman"/>
                <w:sz w:val="20"/>
                <w:szCs w:val="20"/>
              </w:rPr>
              <w:t>Wenaha</w:t>
            </w:r>
            <w:proofErr w:type="spellEnd"/>
            <w:r w:rsidRPr="006378FD">
              <w:rPr>
                <w:rFonts w:cs="Times New Roman"/>
                <w:sz w:val="20"/>
                <w:szCs w:val="20"/>
              </w:rPr>
              <w:t xml:space="preserve"> R</w:t>
            </w:r>
            <w:commentRangeEnd w:id="211"/>
            <w:r w:rsidR="00242F73">
              <w:rPr>
                <w:rStyle w:val="CommentReference"/>
              </w:rPr>
              <w:commentReference w:id="211"/>
            </w:r>
            <w:r w:rsidRPr="006378FD">
              <w:rPr>
                <w:rFonts w:cs="Times New Roman"/>
                <w:sz w:val="20"/>
                <w:szCs w:val="20"/>
              </w:rPr>
              <w:t>.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F76AA1">
          <w:pgSz w:w="15840" w:h="12240" w:orient="landscape" w:code="1"/>
          <w:pgMar w:top="1440" w:right="1440" w:bottom="1440" w:left="1440" w:header="720" w:footer="720" w:gutter="0"/>
          <w:cols w:space="720"/>
          <w:docGrid w:linePitch="360"/>
        </w:sectPr>
      </w:pPr>
    </w:p>
    <w:p w14:paraId="287544E6" w14:textId="7196230C" w:rsidR="00C17A6C" w:rsidRDefault="0053510D" w:rsidP="0053510D">
      <w:pPr>
        <w:pStyle w:val="Heading1"/>
        <w:jc w:val="center"/>
      </w:pPr>
      <w:bookmarkStart w:id="212" w:name="_Ref163195368"/>
      <w:bookmarkStart w:id="213" w:name="_Toc164257263"/>
      <w:r>
        <w:lastRenderedPageBreak/>
        <w:t xml:space="preserve">APPENDIX </w:t>
      </w:r>
      <w:r w:rsidR="00F67062">
        <w:t>C</w:t>
      </w:r>
      <w:r>
        <w:t xml:space="preserve">. </w:t>
      </w:r>
      <w:commentRangeStart w:id="214"/>
      <w:r>
        <w:t xml:space="preserve">Coefficients of Variation </w:t>
      </w:r>
      <w:commentRangeEnd w:id="214"/>
      <w:r w:rsidR="00190EA4">
        <w:rPr>
          <w:rStyle w:val="CommentReference"/>
          <w:rFonts w:eastAsiaTheme="minorHAnsi" w:cstheme="minorBidi"/>
          <w:b w:val="0"/>
          <w:caps w:val="0"/>
        </w:rPr>
        <w:commentReference w:id="214"/>
      </w:r>
      <w:r>
        <w:t>for IPTDS-Based Abundance Estimates</w:t>
      </w:r>
      <w:bookmarkEnd w:id="212"/>
      <w:bookmarkEnd w:id="213"/>
    </w:p>
    <w:p w14:paraId="7A2D8677" w14:textId="386BA15A" w:rsidR="0053510D" w:rsidRPr="0053510D" w:rsidRDefault="0053510D" w:rsidP="0053510D">
      <w:pPr>
        <w:pStyle w:val="Caption"/>
      </w:pPr>
      <w:r>
        <w:t xml:space="preserve">Table </w:t>
      </w:r>
      <w:r>
        <w:fldChar w:fldCharType="begin"/>
      </w:r>
      <w:r>
        <w:instrText xml:space="preserve"> SEQ Table \* ARABIC </w:instrText>
      </w:r>
      <w:r>
        <w:fldChar w:fldCharType="separate"/>
      </w:r>
      <w:r w:rsidR="00B96B7C">
        <w:rPr>
          <w:noProof/>
        </w:rPr>
        <w:t>18</w:t>
      </w:r>
      <w:r>
        <w:rPr>
          <w:noProof/>
        </w:rPr>
        <w:fldChar w:fldCharType="end"/>
      </w:r>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r>
        <w:fldChar w:fldCharType="begin"/>
      </w:r>
      <w:r>
        <w:instrText xml:space="preserve"> SEQ Table \* ARABIC </w:instrText>
      </w:r>
      <w:r>
        <w:fldChar w:fldCharType="separate"/>
      </w:r>
      <w:r w:rsidR="00B96B7C">
        <w:rPr>
          <w:noProof/>
        </w:rPr>
        <w:t>19</w:t>
      </w:r>
      <w:r>
        <w:rPr>
          <w:noProof/>
        </w:rPr>
        <w:fldChar w:fldCharType="end"/>
      </w:r>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F76AA1">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B23C0AB"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2" w:author="FELDHAUS Joseph * ODFW [2]" w:date="2024-05-15T11:17:00Z" w:initials="JF">
    <w:p w14:paraId="15636607" w14:textId="77777777" w:rsidR="002C551D" w:rsidRDefault="002C551D" w:rsidP="002C551D">
      <w:pPr>
        <w:pStyle w:val="CommentText"/>
      </w:pPr>
      <w:r>
        <w:rPr>
          <w:rStyle w:val="CommentReference"/>
        </w:rPr>
        <w:annotationRef/>
      </w:r>
      <w:r>
        <w:t xml:space="preserve">Ian declined the offer to be a co-author.  </w:t>
      </w:r>
    </w:p>
  </w:comment>
  <w:comment w:id="5" w:author="Copeland,Tim" w:date="2024-05-14T14:17:00Z" w:initials="TC">
    <w:p w14:paraId="0A9DA068" w14:textId="0C2B6EEC" w:rsidR="009E73D7" w:rsidRDefault="00390BC0" w:rsidP="009E73D7">
      <w:pPr>
        <w:pStyle w:val="CommentText"/>
      </w:pPr>
      <w:r>
        <w:rPr>
          <w:rStyle w:val="CommentReference"/>
        </w:rPr>
        <w:annotationRef/>
      </w:r>
      <w:r w:rsidR="009E73D7">
        <w:t>There will naturally be budget questions to go with the priorities. Here, introduce the idea that a by-product of this system will be efficiencies in IPTDS mgt while also addressing primary monitoring needs. Ideally, such efficiencies will make priorities budget-neutral in the big picture. Circle back to that in the Discussion.</w:t>
      </w:r>
    </w:p>
  </w:comment>
  <w:comment w:id="9" w:author="Copeland,Tim" w:date="2024-05-14T14:21:00Z" w:initials="TC">
    <w:p w14:paraId="257A91BA" w14:textId="77777777" w:rsidR="00EA75BD" w:rsidRDefault="00EA75BD" w:rsidP="00EA75BD">
      <w:pPr>
        <w:pStyle w:val="CommentText"/>
      </w:pPr>
      <w:r>
        <w:rPr>
          <w:rStyle w:val="CommentReference"/>
        </w:rPr>
        <w:annotationRef/>
      </w:r>
      <w:r>
        <w:t>These are done with RSTs. Just sayin’.</w:t>
      </w:r>
    </w:p>
  </w:comment>
  <w:comment w:id="12" w:author="Copeland,Tim" w:date="2023-08-30T15:51:00Z" w:initials="TC">
    <w:p w14:paraId="6530393B" w14:textId="4B5EEE9D"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3"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4" w:author="FELDHAUS Joseph * ODFW [2]" w:date="2024-05-15T09:36:00Z" w:initials="JF">
    <w:p w14:paraId="574C6F4F" w14:textId="77777777" w:rsidR="006F63B8" w:rsidRDefault="006F63B8" w:rsidP="006F63B8">
      <w:pPr>
        <w:pStyle w:val="CommentText"/>
      </w:pPr>
      <w:r>
        <w:rPr>
          <w:rStyle w:val="CommentReference"/>
        </w:rPr>
        <w:annotationRef/>
      </w:r>
      <w:r>
        <w:t xml:space="preserve">For the Imnaha, are you discussing Summer Steelhead or Spring Chinook?  For ODFW, we do not rely on PIT arrays to evaluate spatial distribution or estimate spawner abundance in the Imnaha River.  When we report data for coordinated assessments and for viability analysis, all data and subsequent results are  based on weirs + the mark/recap estimates.  </w:t>
      </w:r>
    </w:p>
  </w:comment>
  <w:comment w:id="15" w:author="Copeland,Tim" w:date="2023-08-30T15:43:00Z" w:initials="TC">
    <w:p w14:paraId="5A5234FF" w14:textId="0C6CC170"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6"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8" w:author="Copeland,Tim" w:date="2024-05-14T14:22:00Z" w:initials="TC">
    <w:p w14:paraId="481B8B78" w14:textId="77777777" w:rsidR="009579F8" w:rsidRDefault="005B6043" w:rsidP="009579F8">
      <w:pPr>
        <w:pStyle w:val="CommentText"/>
      </w:pPr>
      <w:r>
        <w:rPr>
          <w:rStyle w:val="CommentReference"/>
        </w:rPr>
        <w:annotationRef/>
      </w:r>
      <w:r w:rsidR="009579F8">
        <w:t>Presumably single-pass surveys. One could argue multi-pass surveys are intensive and therefore high-precision.</w:t>
      </w:r>
    </w:p>
  </w:comment>
  <w:comment w:id="19" w:author="FELDHAUS Joseph * ODFW [2]" w:date="2024-05-15T09:23:00Z" w:initials="JF">
    <w:p w14:paraId="4C22D6AB" w14:textId="77777777" w:rsidR="006F63B8" w:rsidRDefault="00205D16" w:rsidP="006F63B8">
      <w:pPr>
        <w:pStyle w:val="CommentText"/>
      </w:pPr>
      <w:r>
        <w:rPr>
          <w:rStyle w:val="CommentReference"/>
        </w:rPr>
        <w:annotationRef/>
      </w:r>
      <w:r w:rsidR="006F63B8">
        <w:t>To expand on Tim’s point, in NE Oregon we have surveys where we utilize a combination of single pass and multiple pass surveys in various reaches.  In the wilderness streams, we use redd counts for population estimates and carcass recoveries for age structure info.  However, in our populations with weirs, we use Spawning Ground Surveys to recover carcasses for mark-recapture estimates which = high precision monitoring.  For wilderness streams, estimates are based on redds but in systems with weirs, it’s based on mark-recapture.  We collect redd data in our populations with weirs, but estimates are based on mark-recapture, not redd expansions.</w:t>
      </w:r>
    </w:p>
  </w:comment>
  <w:comment w:id="26" w:author="Copeland,Tim" w:date="2023-08-31T15:20:00Z" w:initials="TC">
    <w:p w14:paraId="2B1AB73E" w14:textId="0DF43D30"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27"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31" w:author="Copeland,Tim" w:date="2024-05-14T14:28:00Z" w:initials="TC">
    <w:p w14:paraId="19A47191" w14:textId="77777777" w:rsidR="00BE4034" w:rsidRDefault="00BE4034" w:rsidP="00BE4034">
      <w:pPr>
        <w:pStyle w:val="CommentText"/>
      </w:pPr>
      <w:r>
        <w:rPr>
          <w:rStyle w:val="CommentReference"/>
        </w:rPr>
        <w:annotationRef/>
      </w:r>
      <w:r>
        <w:t>Attach a priority to each outcome node. Green is #1, reds are low priority, top yellow is #3, bottom yellow is #2. Or something like that. Add the outcomes for all IPTDSs to the notes column in Table 4.</w:t>
      </w:r>
    </w:p>
  </w:comment>
  <w:comment w:id="32" w:author="Mike Ackerman" w:date="2023-10-18T10:01:00Z" w:initials="MA">
    <w:p w14:paraId="65518CA7" w14:textId="4D78FF21"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33"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36"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37"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38" w:author="FELDHAUS Joseph * ODFW [2]" w:date="2024-05-15T10:05:00Z" w:initials="JF">
    <w:p w14:paraId="523A7612" w14:textId="77777777" w:rsidR="009E23D8" w:rsidRDefault="009E23D8" w:rsidP="009E23D8">
      <w:pPr>
        <w:pStyle w:val="CommentText"/>
      </w:pPr>
      <w:r>
        <w:rPr>
          <w:rStyle w:val="CommentReference"/>
        </w:rPr>
        <w:annotationRef/>
      </w:r>
      <w:r>
        <w:t xml:space="preserve">I still think you need to put some sort of guidance around “continuous”.  Yes, difficult to define, but putting some sort of recommendation like “75% of the migration period days” has value.  Maybe you need another row Table 2 for “Problematic?” that indicates a site may have difficulties operating throughout the entire migration period and it captures stuff &lt;75%.  </w:t>
      </w:r>
    </w:p>
  </w:comment>
  <w:comment w:id="61" w:author="Copeland,Tim" w:date="2024-05-14T14:30:00Z" w:initials="TC">
    <w:p w14:paraId="5F94B178" w14:textId="23C88667" w:rsidR="004321BF" w:rsidRDefault="004321BF" w:rsidP="004321BF">
      <w:pPr>
        <w:pStyle w:val="CommentText"/>
      </w:pPr>
      <w:r>
        <w:rPr>
          <w:rStyle w:val="CommentReference"/>
        </w:rPr>
        <w:annotationRef/>
      </w:r>
      <w:r>
        <w:t>The outcomes here might be priority 1 or 2 for green, priority 3 for yellow and low priority for red.</w:t>
      </w:r>
    </w:p>
  </w:comment>
  <w:comment w:id="64" w:author="Mike Ackerman" w:date="2024-04-11T08:29:00Z" w:initials="MA">
    <w:p w14:paraId="4D19938F" w14:textId="711DC597" w:rsidR="00657327" w:rsidRDefault="00657327" w:rsidP="001A2B86">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65" w:author="Copeland,Tim" w:date="2024-05-14T14:34:00Z" w:initials="TC">
    <w:p w14:paraId="6013D612" w14:textId="77777777" w:rsidR="00047A2D" w:rsidRDefault="00047A2D" w:rsidP="00047A2D">
      <w:pPr>
        <w:pStyle w:val="CommentText"/>
      </w:pPr>
      <w:r>
        <w:rPr>
          <w:rStyle w:val="CommentReference"/>
        </w:rPr>
        <w:annotationRef/>
      </w:r>
      <w:r>
        <w:t xml:space="preserve">Stick to adults only. This is implied in the title and stated at the bottom of page 2. Adult monitoring is the primary information need. </w:t>
      </w:r>
    </w:p>
  </w:comment>
  <w:comment w:id="66" w:author="FELDHAUS Joseph * ODFW [2]" w:date="2024-05-15T10:06:00Z" w:initials="JF">
    <w:p w14:paraId="5A40E163" w14:textId="77777777" w:rsidR="009E23D8" w:rsidRDefault="009E23D8" w:rsidP="009E23D8">
      <w:pPr>
        <w:pStyle w:val="CommentText"/>
      </w:pPr>
      <w:r>
        <w:rPr>
          <w:rStyle w:val="CommentReference"/>
        </w:rPr>
        <w:annotationRef/>
      </w:r>
      <w:r>
        <w:t>I agree with Tim. Stick to adults.  Juveniles are problematic.</w:t>
      </w:r>
    </w:p>
  </w:comment>
  <w:comment w:id="71" w:author="Copeland,Tim" w:date="2024-05-14T14:35:00Z" w:initials="TC">
    <w:p w14:paraId="45CC553B" w14:textId="1DB873B5" w:rsidR="001B7222" w:rsidRDefault="001B7222" w:rsidP="001B7222">
      <w:pPr>
        <w:pStyle w:val="CommentText"/>
      </w:pPr>
      <w:r>
        <w:rPr>
          <w:rStyle w:val="CommentReference"/>
        </w:rPr>
        <w:annotationRef/>
      </w:r>
      <w:r>
        <w:t>How many of these are currently funded?</w:t>
      </w:r>
    </w:p>
  </w:comment>
  <w:comment w:id="72" w:author="Copeland,Tim" w:date="2024-05-14T14:36:00Z" w:initials="TC">
    <w:p w14:paraId="307A58A1" w14:textId="77777777" w:rsidR="0085287E" w:rsidRDefault="0085287E" w:rsidP="0085287E">
      <w:pPr>
        <w:pStyle w:val="CommentText"/>
      </w:pPr>
      <w:r>
        <w:rPr>
          <w:rStyle w:val="CommentReference"/>
        </w:rPr>
        <w:annotationRef/>
      </w:r>
      <w:r>
        <w:t>Seems like a proponent to be responsible will need to be identified before these can move forward.</w:t>
      </w:r>
    </w:p>
  </w:comment>
  <w:comment w:id="77" w:author="Copeland,Tim" w:date="2024-05-14T14:38:00Z" w:initials="TC">
    <w:p w14:paraId="0EAC0B97" w14:textId="77777777" w:rsidR="00093B2B" w:rsidRDefault="00093B2B" w:rsidP="00093B2B">
      <w:pPr>
        <w:pStyle w:val="CommentText"/>
      </w:pPr>
      <w:r>
        <w:rPr>
          <w:rStyle w:val="CommentReference"/>
        </w:rPr>
        <w:annotationRef/>
      </w:r>
      <w:r>
        <w:t>Sawtooth FH weir covers most of SRUMA and a good chunk of SRUMA-s.</w:t>
      </w:r>
    </w:p>
  </w:comment>
  <w:comment w:id="78" w:author="Copeland,Tim" w:date="2024-05-14T14:41:00Z" w:initials="TC">
    <w:p w14:paraId="012E88CE" w14:textId="77777777" w:rsidR="001F753D" w:rsidRDefault="001F753D" w:rsidP="001F753D">
      <w:pPr>
        <w:pStyle w:val="CommentText"/>
      </w:pPr>
      <w:r>
        <w:rPr>
          <w:rStyle w:val="CommentReference"/>
        </w:rPr>
        <w:annotationRef/>
      </w:r>
      <w:r>
        <w:t>Pahsimeroi FH weir covers most of SRPAH and probably most of SRPAH-s. Is there a way to get SRLMA by subtraction?</w:t>
      </w:r>
    </w:p>
  </w:comment>
  <w:comment w:id="79" w:author="Copeland,Tim" w:date="2024-05-14T14:42:00Z" w:initials="TC">
    <w:p w14:paraId="44806574" w14:textId="77777777" w:rsidR="00762E24" w:rsidRDefault="00762E24" w:rsidP="00762E24">
      <w:pPr>
        <w:pStyle w:val="CommentText"/>
      </w:pPr>
      <w:r>
        <w:rPr>
          <w:rStyle w:val="CommentReference"/>
        </w:rPr>
        <w:annotationRef/>
      </w:r>
      <w:r>
        <w:t>This may have happened already. Last detection in PTAGIS was Nov 2022.</w:t>
      </w:r>
    </w:p>
  </w:comment>
  <w:comment w:id="80" w:author="Copeland,Tim" w:date="2024-05-14T14:58:00Z" w:initials="TC">
    <w:p w14:paraId="4FB9D236" w14:textId="77777777" w:rsidR="00E6405F" w:rsidRDefault="00E6405F" w:rsidP="00E6405F">
      <w:pPr>
        <w:pStyle w:val="CommentText"/>
      </w:pPr>
      <w:r>
        <w:rPr>
          <w:rStyle w:val="CommentReference"/>
        </w:rPr>
        <w:annotationRef/>
      </w:r>
      <w:r>
        <w:t>Disagree. These are paired with RSTs to provide life cycle monitoring of distinct parts of the population.</w:t>
      </w:r>
    </w:p>
  </w:comment>
  <w:comment w:id="81" w:author="Copeland,Tim" w:date="2024-05-14T14:44:00Z" w:initials="TC">
    <w:p w14:paraId="104C6616" w14:textId="0D70AD21" w:rsidR="00B5429F" w:rsidRDefault="00B5429F" w:rsidP="00B5429F">
      <w:pPr>
        <w:pStyle w:val="CommentText"/>
      </w:pPr>
      <w:r>
        <w:rPr>
          <w:rStyle w:val="CommentReference"/>
        </w:rPr>
        <w:annotationRef/>
      </w:r>
      <w:r>
        <w:t>There are significant logistical hurdles to doing business here. This would be priority 3 if you follow my suggestions on Fig 1.</w:t>
      </w:r>
    </w:p>
  </w:comment>
  <w:comment w:id="83" w:author="Copeland,Tim" w:date="2024-05-14T14:47:00Z" w:initials="TC">
    <w:p w14:paraId="08CECB57" w14:textId="77777777" w:rsidR="00480FA6" w:rsidRDefault="00480FA6" w:rsidP="00480FA6">
      <w:pPr>
        <w:pStyle w:val="CommentText"/>
      </w:pPr>
      <w:r>
        <w:rPr>
          <w:rStyle w:val="CommentReference"/>
        </w:rPr>
        <w:annotationRef/>
      </w:r>
      <w:r>
        <w:t>Stick to adult-only priorities. Every other IPTDS in the MPG listed here are dual arrays. Also, of the 4 IPTDSs, SFG is the most challenging logistically. I give it a low priority.</w:t>
      </w:r>
    </w:p>
  </w:comment>
  <w:comment w:id="84" w:author="Copeland,Tim" w:date="2024-05-14T14:48:00Z" w:initials="TC">
    <w:p w14:paraId="4F93C648" w14:textId="77777777" w:rsidR="00155A3B" w:rsidRDefault="00155A3B" w:rsidP="00155A3B">
      <w:pPr>
        <w:pStyle w:val="CommentText"/>
      </w:pPr>
      <w:r>
        <w:rPr>
          <w:rStyle w:val="CommentReference"/>
        </w:rPr>
        <w:annotationRef/>
      </w:r>
      <w:r>
        <w:t>Would it be feasible to convert SW1 to a dual array?</w:t>
      </w:r>
    </w:p>
  </w:comment>
  <w:comment w:id="85" w:author="Copeland,Tim" w:date="2024-05-14T14:56:00Z" w:initials="TC">
    <w:p w14:paraId="2A880F8C" w14:textId="77777777" w:rsidR="00C62AAB" w:rsidRDefault="00C62AAB" w:rsidP="00C62AAB">
      <w:pPr>
        <w:pStyle w:val="CommentText"/>
      </w:pPr>
      <w:r>
        <w:rPr>
          <w:rStyle w:val="CommentReference"/>
        </w:rPr>
        <w:annotationRef/>
      </w:r>
      <w:r>
        <w:t>The ideal would be a dual-array SC2 at the population boundary, in which case SC1 may be superfluous. The upstream arrays are all for purposes other than adult population monitoring. Funding was transferred to O&amp;M project for CRA because of its importance for monitoring the massive habitat project there. I’m not sure of SC3 and SC4 funding but those are intended to assess passage at a suspected partial barrier.</w:t>
      </w:r>
    </w:p>
  </w:comment>
  <w:comment w:id="87" w:author="FELDHAUS Joseph * ODFW [2]" w:date="2024-05-15T11:11:00Z" w:initials="JF">
    <w:p w14:paraId="7BDD9910" w14:textId="77777777" w:rsidR="00242F73" w:rsidRDefault="00242F73" w:rsidP="00242F73">
      <w:pPr>
        <w:pStyle w:val="CommentText"/>
      </w:pPr>
      <w:r>
        <w:rPr>
          <w:rStyle w:val="CommentReference"/>
        </w:rPr>
        <w:annotationRef/>
      </w:r>
      <w:r>
        <w:t>Throughout this draft, Tim made several comments regarding juveniles.  Do you need to explicitly address that we are providing recommendations for adults and that this decision process excludes juveniles?</w:t>
      </w:r>
    </w:p>
  </w:comment>
  <w:comment w:id="88" w:author="Copeland,Tim" w:date="2024-05-14T15:14:00Z" w:initials="TC">
    <w:p w14:paraId="562BA862" w14:textId="0206C1A2" w:rsidR="00D83BEE" w:rsidRDefault="005620FA" w:rsidP="00D83BEE">
      <w:pPr>
        <w:pStyle w:val="CommentText"/>
      </w:pPr>
      <w:r>
        <w:rPr>
          <w:rStyle w:val="CommentReference"/>
        </w:rPr>
        <w:annotationRef/>
      </w:r>
      <w:r w:rsidR="00D83BEE">
        <w:t>I think we need to give the levels of priority (via Fig 1 outcomes)  to make this immediately actionable by the O&amp;M project. Keep in mind these are priorities for existing O&amp;M funding as well as a wish list for the future. Priority 1 IPTDSs are at the head of the line and low priority ones at the bottom. Adding new IPTDSs are priority 3 and will probably require a proponent to take the lead.</w:t>
      </w:r>
    </w:p>
  </w:comment>
  <w:comment w:id="90" w:author="Copeland,Tim" w:date="2024-05-14T15:07:00Z" w:initials="TC">
    <w:p w14:paraId="4220E2B0" w14:textId="202D21D5" w:rsidR="00337354" w:rsidRDefault="00337354" w:rsidP="00337354">
      <w:pPr>
        <w:pStyle w:val="CommentText"/>
      </w:pPr>
      <w:r>
        <w:rPr>
          <w:rStyle w:val="CommentReference"/>
        </w:rPr>
        <w:annotationRef/>
      </w:r>
      <w:r>
        <w:t>Which is why SFG should be low priority.</w:t>
      </w:r>
    </w:p>
  </w:comment>
  <w:comment w:id="92" w:author="FELDHAUS Joseph * ODFW" w:date="2023-10-11T15:49:00Z" w:initials="FJ*O">
    <w:p w14:paraId="7978E82B" w14:textId="7DDE5546" w:rsidR="00635CEE" w:rsidRDefault="00635CEE" w:rsidP="00635CEE">
      <w:pPr>
        <w:pStyle w:val="CommentText"/>
      </w:pPr>
      <w:r>
        <w:rPr>
          <w:rStyle w:val="CommentReference"/>
        </w:rPr>
        <w:annotationRef/>
      </w:r>
      <w:r>
        <w:t>As I mentioned prior, maybe some sites not covered under IPTDS need partial funding support (e.g., remote data uploads).</w:t>
      </w:r>
    </w:p>
  </w:comment>
  <w:comment w:id="93" w:author="FELDHAUS Joseph * ODFW" w:date="2023-10-11T14:53:00Z" w:initials="FJ*O">
    <w:p w14:paraId="13A25A71" w14:textId="77777777"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94"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95"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96" w:author="FELDHAUS Joseph * ODFW"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98" w:author="Copeland,Tim" w:date="2024-05-14T15:25:00Z" w:initials="TC">
    <w:p w14:paraId="3D12CEBE" w14:textId="77777777" w:rsidR="005C64FB" w:rsidRDefault="005C64FB" w:rsidP="005C64FB">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99" w:author="FELDHAUS Joseph * ODFW [2]" w:date="2024-05-15T10:55:00Z" w:initials="JF">
    <w:p w14:paraId="2166FF3E" w14:textId="77777777" w:rsidR="004A600F" w:rsidRDefault="004A600F" w:rsidP="004A600F">
      <w:pPr>
        <w:pStyle w:val="CommentText"/>
      </w:pPr>
      <w:r>
        <w:rPr>
          <w:rStyle w:val="CommentReference"/>
        </w:rPr>
        <w:annotationRef/>
      </w:r>
      <w:r>
        <w:t>As Tim mentioned previously, should you identify a project proponent for new sites as a next step?</w:t>
      </w:r>
    </w:p>
  </w:comment>
  <w:comment w:id="115" w:author="Copeland,Tim" w:date="2024-05-14T15:31:00Z" w:initials="TC">
    <w:p w14:paraId="0FC07303" w14:textId="5B5C129A" w:rsidR="00FE27A5" w:rsidRDefault="00FE27A5" w:rsidP="00FE27A5">
      <w:pPr>
        <w:pStyle w:val="CommentText"/>
      </w:pPr>
      <w:r>
        <w:rPr>
          <w:rStyle w:val="CommentReference"/>
        </w:rPr>
        <w:annotationRef/>
      </w:r>
      <w:r>
        <w:t>Sawtooth Hatchery weir collects steelhead but it is not clear how efficient it is.</w:t>
      </w:r>
    </w:p>
  </w:comment>
  <w:comment w:id="116" w:author="Copeland,Tim" w:date="2024-05-14T15:31:00Z" w:initials="TC">
    <w:p w14:paraId="1273C7E5" w14:textId="52333F71" w:rsidR="00AD019D" w:rsidRDefault="00AD019D" w:rsidP="00AD019D">
      <w:pPr>
        <w:pStyle w:val="CommentText"/>
      </w:pPr>
      <w:r>
        <w:rPr>
          <w:rStyle w:val="CommentReference"/>
        </w:rPr>
        <w:annotationRef/>
      </w:r>
      <w:r>
        <w:t>There is a weir operated for a hatchery steelhead program partway up EFSR.</w:t>
      </w:r>
    </w:p>
  </w:comment>
  <w:comment w:id="117" w:author="Copeland,Tim" w:date="2023-08-31T13:57:00Z" w:initials="TC">
    <w:p w14:paraId="2AAFB59F" w14:textId="641F15B2" w:rsidR="00F67062" w:rsidRDefault="00F67062" w:rsidP="00F67062">
      <w:pPr>
        <w:pStyle w:val="CommentText"/>
      </w:pPr>
      <w:r>
        <w:rPr>
          <w:rStyle w:val="CommentReference"/>
        </w:rPr>
        <w:annotationRef/>
      </w:r>
      <w:r>
        <w:t>These 4 monitor trib reconnects for the IMW</w:t>
      </w:r>
    </w:p>
  </w:comment>
  <w:comment w:id="118"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125" w:author="Copeland,Tim" w:date="2024-05-14T15:46:00Z" w:initials="TC">
    <w:p w14:paraId="0EAFB17F" w14:textId="77777777" w:rsidR="00273846" w:rsidRDefault="00273846" w:rsidP="00273846">
      <w:pPr>
        <w:pStyle w:val="CommentText"/>
      </w:pPr>
      <w:r>
        <w:rPr>
          <w:rStyle w:val="CommentReference"/>
        </w:rPr>
        <w:annotationRef/>
      </w:r>
      <w:r>
        <w:t>Here is a significant gray area. CRA was added to the O&amp;M project with accompanying funding to support life cycle monitoring of habitat restoration. That hasn’t happened yet for SC3 and SC4. Ideally, a dual-array SC2 at the population boundary is the solution. However, the funding arrangement for CRA needs to be respected.</w:t>
      </w:r>
    </w:p>
  </w:comment>
  <w:comment w:id="126" w:author="Copeland,Tim" w:date="2024-05-14T15:50:00Z" w:initials="TC">
    <w:p w14:paraId="415A777E" w14:textId="77777777" w:rsidR="002E4BB6" w:rsidRDefault="002E4BB6" w:rsidP="002E4BB6">
      <w:pPr>
        <w:pStyle w:val="CommentText"/>
      </w:pPr>
      <w:r>
        <w:rPr>
          <w:rStyle w:val="CommentReference"/>
        </w:rPr>
        <w:annotationRef/>
      </w:r>
      <w:r>
        <w:t>LAP is reliable and gets good numbers of steelhead. JUL is covers the largest portion of CRLMA-s but has failed because of logistical problems. LAW seems to get mostly coho. Other parts of the population are covered by NPT’s rotating weir/array project.</w:t>
      </w:r>
    </w:p>
  </w:comment>
  <w:comment w:id="128" w:author="Copeland,Tim" w:date="2024-05-14T15:50:00Z" w:initials="TC">
    <w:p w14:paraId="56B797B9" w14:textId="77777777" w:rsidR="00BC6783" w:rsidRDefault="00BC6783" w:rsidP="00BC6783">
      <w:pPr>
        <w:pStyle w:val="CommentText"/>
      </w:pPr>
      <w:r>
        <w:rPr>
          <w:rStyle w:val="CommentReference"/>
        </w:rPr>
        <w:annotationRef/>
      </w:r>
      <w:r>
        <w:t>Area for future discussions?</w:t>
      </w:r>
    </w:p>
  </w:comment>
  <w:comment w:id="136" w:author="FELDHAUS Joseph * ODFW" w:date="2023-10-11T15:26:00Z" w:initials="FJ*O">
    <w:p w14:paraId="2EAFB328" w14:textId="2CB61B07" w:rsidR="00F67062" w:rsidRDefault="00F67062" w:rsidP="00F67062">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137" w:author="Mike Ackerman" w:date="2024-04-08T09:30:00Z" w:initials="MA">
    <w:p w14:paraId="2578CDB0" w14:textId="77777777" w:rsidR="00F67062" w:rsidRDefault="00F67062" w:rsidP="00F67062">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138" w:author="FELDHAUS Joseph * ODFW [2]" w:date="2024-05-15T11:01:00Z" w:initials="JF">
    <w:p w14:paraId="51E25525" w14:textId="77777777" w:rsidR="004A600F" w:rsidRDefault="004A600F" w:rsidP="004A600F">
      <w:pPr>
        <w:pStyle w:val="CommentText"/>
      </w:pPr>
      <w:r>
        <w:rPr>
          <w:rStyle w:val="CommentReference"/>
        </w:rPr>
        <w:annotationRef/>
      </w:r>
      <w:r>
        <w:t>If WR2 is a dual array, do you still need WR1?  Maybe put resources into MR1 and MR2 and flag MR1 as a potential site to remove or phase out?</w:t>
      </w:r>
    </w:p>
  </w:comment>
  <w:comment w:id="139" w:author="FELDHAUS Joseph * ODFW" w:date="2023-10-11T15:23:00Z" w:initials="FJ*O">
    <w:p w14:paraId="2677AFB5" w14:textId="607BC9F9" w:rsidR="00F67062" w:rsidRDefault="00F67062" w:rsidP="00F67062">
      <w:pPr>
        <w:pStyle w:val="CommentText"/>
      </w:pPr>
      <w:r>
        <w:rPr>
          <w:rStyle w:val="CommentReference"/>
        </w:rPr>
        <w:annotationRef/>
      </w:r>
      <w:r>
        <w:t>Was this site upgraded in the summer of 2023?</w:t>
      </w:r>
    </w:p>
  </w:comment>
  <w:comment w:id="140"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141" w:author="FELDHAUS Joseph * ODFW"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142" w:author="Mike Ackerman" w:date="2024-04-08T09:45:00Z" w:initials="MA">
    <w:p w14:paraId="40FB592C" w14:textId="77777777" w:rsidR="00F67062" w:rsidRDefault="00F67062" w:rsidP="00F67062">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145" w:author="Mike Ackerman" w:date="2024-04-17T11:36:00Z" w:initials="MA">
    <w:p w14:paraId="0598D60A" w14:textId="77777777" w:rsidR="00F67062" w:rsidRDefault="00F67062" w:rsidP="00F67062">
      <w:pPr>
        <w:pStyle w:val="CommentText"/>
      </w:pPr>
      <w:r>
        <w:rPr>
          <w:rStyle w:val="CommentReference"/>
        </w:rPr>
        <w:annotationRef/>
      </w:r>
      <w:r>
        <w:t>Is there a weir in Alpowa Creek? I seem to recall so, but can't track down info on it at the moment.</w:t>
      </w:r>
    </w:p>
  </w:comment>
  <w:comment w:id="148" w:author="Copeland,Tim" w:date="2024-05-14T15:54:00Z" w:initials="TC">
    <w:p w14:paraId="7FF7BEC7" w14:textId="77777777" w:rsidR="007B0BC7" w:rsidRDefault="007B0BC7" w:rsidP="007B0BC7">
      <w:pPr>
        <w:pStyle w:val="CommentText"/>
      </w:pPr>
      <w:r>
        <w:rPr>
          <w:rStyle w:val="CommentReference"/>
        </w:rPr>
        <w:annotationRef/>
      </w:r>
      <w:r>
        <w:t>A mark-recapture estimate of spawning upstream of the weir is calculated based on recovery of carcasses marked at the weir.</w:t>
      </w:r>
    </w:p>
  </w:comment>
  <w:comment w:id="151" w:author="Copeland,Tim" w:date="2024-05-14T15:58:00Z" w:initials="TC">
    <w:p w14:paraId="30DFAC82" w14:textId="77777777" w:rsidR="00C62279" w:rsidRDefault="00094650" w:rsidP="00C62279">
      <w:pPr>
        <w:pStyle w:val="CommentText"/>
      </w:pPr>
      <w:r>
        <w:rPr>
          <w:rStyle w:val="CommentReference"/>
        </w:rPr>
        <w:annotationRef/>
      </w:r>
      <w:r w:rsidR="00C62279">
        <w:t>Pretty sure these are multi-pass counts by the SBT. They might also do multiple passes in SREFS and SRPAN.</w:t>
      </w:r>
    </w:p>
  </w:comment>
  <w:comment w:id="153" w:author="Copeland,Tim" w:date="2024-05-14T16:01:00Z" w:initials="TC">
    <w:p w14:paraId="5E75C8B7" w14:textId="77777777" w:rsidR="00DE265C" w:rsidRDefault="00DE265C" w:rsidP="00DE265C">
      <w:pPr>
        <w:pStyle w:val="CommentText"/>
      </w:pPr>
      <w:r>
        <w:rPr>
          <w:rStyle w:val="CommentReference"/>
        </w:rPr>
        <w:annotationRef/>
      </w:r>
      <w:r>
        <w:t>KRS is now a dual-array IPTDS</w:t>
      </w:r>
    </w:p>
  </w:comment>
  <w:comment w:id="157" w:author="FELDHAUS Joseph * ODFW" w:date="2023-10-11T15:46:00Z" w:initials="FJ*O">
    <w:p w14:paraId="5357E412" w14:textId="1B10D629"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158"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162" w:author="Copeland,Tim" w:date="2024-05-14T16:15:00Z" w:initials="TC">
    <w:p w14:paraId="05B8D074" w14:textId="77777777" w:rsidR="00E35372" w:rsidRDefault="00E35372" w:rsidP="00E35372">
      <w:pPr>
        <w:pStyle w:val="CommentText"/>
      </w:pPr>
      <w:r>
        <w:rPr>
          <w:rStyle w:val="CommentReference"/>
        </w:rPr>
        <w:annotationRef/>
      </w:r>
      <w:r>
        <w:t>I made some edits based on Table 6.3-5 in the recovery plan</w:t>
      </w:r>
    </w:p>
  </w:comment>
  <w:comment w:id="164" w:author="Copeland,Tim" w:date="2024-05-14T16:03:00Z" w:initials="TC">
    <w:p w14:paraId="604C68E1" w14:textId="54FD9845" w:rsidR="00650A75" w:rsidRDefault="00650A75" w:rsidP="00650A75">
      <w:pPr>
        <w:pStyle w:val="CommentText"/>
      </w:pPr>
      <w:r>
        <w:rPr>
          <w:rStyle w:val="CommentReference"/>
        </w:rPr>
        <w:annotationRef/>
      </w:r>
      <w:r>
        <w:t>Longstanding series of counts &amp; ages at Sawtooth weir but it doesn’t cover the full population and it is not clear how efficient it is for steelhead.</w:t>
      </w:r>
    </w:p>
  </w:comment>
  <w:comment w:id="166" w:author="Copeland,Tim" w:date="2024-05-14T16:04:00Z" w:initials="TC">
    <w:p w14:paraId="4B549399" w14:textId="77777777" w:rsidR="00E3304A" w:rsidRDefault="00E3304A" w:rsidP="00E3304A">
      <w:pPr>
        <w:pStyle w:val="CommentText"/>
      </w:pPr>
      <w:r>
        <w:rPr>
          <w:rStyle w:val="CommentReference"/>
        </w:rPr>
        <w:annotationRef/>
      </w:r>
      <w:r>
        <w:t>Same comment as for Sawtooth weir.</w:t>
      </w:r>
    </w:p>
  </w:comment>
  <w:comment w:id="169" w:author="Copeland,Tim" w:date="2024-05-14T16:05:00Z" w:initials="TC">
    <w:p w14:paraId="54835038" w14:textId="77777777" w:rsidR="002C66C8" w:rsidRDefault="002C66C8" w:rsidP="002C66C8">
      <w:pPr>
        <w:pStyle w:val="CommentText"/>
      </w:pPr>
      <w:r>
        <w:rPr>
          <w:rStyle w:val="CommentReference"/>
        </w:rPr>
        <w:annotationRef/>
      </w:r>
      <w:r>
        <w:t>PAH weir is pretty tight and there is a good series of counts and ages.</w:t>
      </w:r>
    </w:p>
  </w:comment>
  <w:comment w:id="172" w:author="Copeland,Tim" w:date="2024-05-14T16:12:00Z" w:initials="TC">
    <w:p w14:paraId="635247D0" w14:textId="77777777" w:rsidR="00CB286F" w:rsidRDefault="00CB286F" w:rsidP="00CB286F">
      <w:pPr>
        <w:pStyle w:val="CommentText"/>
      </w:pPr>
      <w:r>
        <w:rPr>
          <w:rStyle w:val="CommentReference"/>
        </w:rPr>
        <w:annotationRef/>
      </w:r>
      <w:r>
        <w:t>The IMW monitors steelhead too.</w:t>
      </w:r>
    </w:p>
  </w:comment>
  <w:comment w:id="181" w:author="Copeland,Tim" w:date="2024-05-14T16:13:00Z" w:initials="TC">
    <w:p w14:paraId="2534E6C4" w14:textId="77777777" w:rsidR="002C7BFB" w:rsidRDefault="002C7BFB" w:rsidP="002C7BFB">
      <w:pPr>
        <w:pStyle w:val="CommentText"/>
      </w:pPr>
      <w:r>
        <w:rPr>
          <w:rStyle w:val="CommentReference"/>
        </w:rPr>
        <w:annotationRef/>
      </w:r>
      <w:r>
        <w:t>I made some edits based on Table 6.2-5 in the recovery plan.</w:t>
      </w:r>
    </w:p>
  </w:comment>
  <w:comment w:id="189" w:author="Copeland,Tim" w:date="2024-05-14T16:20:00Z" w:initials="TC">
    <w:p w14:paraId="064C5A9B" w14:textId="77777777" w:rsidR="00E469C5" w:rsidRDefault="00E469C5" w:rsidP="00E469C5">
      <w:pPr>
        <w:pStyle w:val="CommentText"/>
      </w:pPr>
      <w:r>
        <w:rPr>
          <w:rStyle w:val="CommentReference"/>
        </w:rPr>
        <w:annotationRef/>
      </w:r>
      <w:r>
        <w:t>I made some edits based on Table 5.4-6 in the recovery plan</w:t>
      </w:r>
    </w:p>
  </w:comment>
  <w:comment w:id="198" w:author="Copeland,Tim" w:date="2024-05-14T16:22:00Z" w:initials="TC">
    <w:p w14:paraId="056BAACA" w14:textId="77777777" w:rsidR="008D6511" w:rsidRDefault="008D6511" w:rsidP="008D6511">
      <w:pPr>
        <w:pStyle w:val="CommentText"/>
      </w:pPr>
      <w:r>
        <w:rPr>
          <w:rStyle w:val="CommentReference"/>
        </w:rPr>
        <w:annotationRef/>
      </w:r>
      <w:r>
        <w:t>I made some edits based on Table 5.3-5 in the recovery plan.</w:t>
      </w:r>
    </w:p>
  </w:comment>
  <w:comment w:id="206" w:author="Copeland,Tim" w:date="2024-05-14T16:25:00Z" w:initials="TC">
    <w:p w14:paraId="32D9FE9F" w14:textId="77777777" w:rsidR="00FF4712" w:rsidRDefault="00FF4712" w:rsidP="00FF4712">
      <w:pPr>
        <w:pStyle w:val="CommentText"/>
      </w:pPr>
      <w:r>
        <w:rPr>
          <w:rStyle w:val="CommentReference"/>
        </w:rPr>
        <w:annotationRef/>
      </w:r>
      <w:r>
        <w:t>Made some edits based on Table 5.2-6 in the recovery plan.</w:t>
      </w:r>
    </w:p>
  </w:comment>
  <w:comment w:id="211" w:author="FELDHAUS Joseph * ODFW [2]" w:date="2024-05-15T11:09:00Z" w:initials="JF">
    <w:p w14:paraId="51E2F227" w14:textId="77777777" w:rsidR="00242F73" w:rsidRDefault="00242F73" w:rsidP="00242F73">
      <w:pPr>
        <w:pStyle w:val="CommentText"/>
      </w:pPr>
      <w:r>
        <w:rPr>
          <w:rStyle w:val="CommentReference"/>
        </w:rPr>
        <w:annotationRef/>
      </w:r>
      <w:r>
        <w:t xml:space="preserve">Hatchery impacts in the Wenaha are debatable.  We have some data suggesting that recent stray rates in the last 10 years have been aound 50%. </w:t>
      </w:r>
    </w:p>
  </w:comment>
  <w:comment w:id="214" w:author="Copeland,Tim" w:date="2024-05-14T16:30:00Z" w:initials="TC">
    <w:p w14:paraId="5B1ED4D5" w14:textId="35FA4CA0" w:rsidR="00190EA4" w:rsidRDefault="00190EA4" w:rsidP="00190EA4">
      <w:pPr>
        <w:pStyle w:val="CommentText"/>
      </w:pPr>
      <w:r>
        <w:rPr>
          <w:rStyle w:val="CommentReference"/>
        </w:rPr>
        <w:annotationRef/>
      </w:r>
      <w:r>
        <w:t>Are places where mean CV&lt;=15% candidates for upgrades or re-thinking?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15636607" w15:paraIdParent="430D4E02" w15:done="0"/>
  <w15:commentEx w15:paraId="0A9DA068" w15:done="0"/>
  <w15:commentEx w15:paraId="257A91BA" w15:done="0"/>
  <w15:commentEx w15:paraId="6530393B" w15:done="0"/>
  <w15:commentEx w15:paraId="2FB785C0" w15:paraIdParent="6530393B" w15:done="0"/>
  <w15:commentEx w15:paraId="574C6F4F" w15:paraIdParent="6530393B" w15:done="0"/>
  <w15:commentEx w15:paraId="5A5234FF" w15:done="1"/>
  <w15:commentEx w15:paraId="1DF92777" w15:paraIdParent="5A5234FF" w15:done="1"/>
  <w15:commentEx w15:paraId="481B8B78" w15:done="0"/>
  <w15:commentEx w15:paraId="4C22D6AB" w15:paraIdParent="481B8B78" w15:done="0"/>
  <w15:commentEx w15:paraId="2B1AB73E" w15:done="1"/>
  <w15:commentEx w15:paraId="17634D20" w15:paraIdParent="2B1AB73E" w15:done="1"/>
  <w15:commentEx w15:paraId="19A47191" w15:done="0"/>
  <w15:commentEx w15:paraId="65518CA7" w15:done="0"/>
  <w15:commentEx w15:paraId="1A340EBD" w15:paraIdParent="65518CA7" w15:done="0"/>
  <w15:commentEx w15:paraId="1991AFEA" w15:done="0"/>
  <w15:commentEx w15:paraId="380A7AE7" w15:paraIdParent="1991AFEA" w15:done="0"/>
  <w15:commentEx w15:paraId="523A7612" w15:paraIdParent="1991AFEA" w15:done="0"/>
  <w15:commentEx w15:paraId="5F94B178" w15:done="0"/>
  <w15:commentEx w15:paraId="4D19938F" w15:done="0"/>
  <w15:commentEx w15:paraId="6013D612" w15:paraIdParent="4D19938F" w15:done="0"/>
  <w15:commentEx w15:paraId="5A40E163" w15:paraIdParent="4D19938F" w15:done="0"/>
  <w15:commentEx w15:paraId="45CC553B" w15:done="0"/>
  <w15:commentEx w15:paraId="307A58A1" w15:done="0"/>
  <w15:commentEx w15:paraId="0EAC0B97" w15:done="0"/>
  <w15:commentEx w15:paraId="012E88CE" w15:done="0"/>
  <w15:commentEx w15:paraId="44806574" w15:done="0"/>
  <w15:commentEx w15:paraId="4FB9D236" w15:done="0"/>
  <w15:commentEx w15:paraId="104C6616" w15:done="0"/>
  <w15:commentEx w15:paraId="08CECB57" w15:done="0"/>
  <w15:commentEx w15:paraId="4F93C648" w15:done="0"/>
  <w15:commentEx w15:paraId="2A880F8C" w15:done="0"/>
  <w15:commentEx w15:paraId="7BDD9910" w15:done="0"/>
  <w15:commentEx w15:paraId="562BA862" w15:done="0"/>
  <w15:commentEx w15:paraId="4220E2B0" w15:done="0"/>
  <w15:commentEx w15:paraId="7978E82B" w15:done="0"/>
  <w15:commentEx w15:paraId="13A25A71" w15:done="0"/>
  <w15:commentEx w15:paraId="567459C5" w15:paraIdParent="13A25A71" w15:done="0"/>
  <w15:commentEx w15:paraId="48A4C7A9" w15:paraIdParent="13A25A71" w15:done="0"/>
  <w15:commentEx w15:paraId="57762BA9" w15:done="0"/>
  <w15:commentEx w15:paraId="3D12CEBE" w15:done="0"/>
  <w15:commentEx w15:paraId="2166FF3E" w15:paraIdParent="3D12CEBE" w15:done="0"/>
  <w15:commentEx w15:paraId="0FC07303" w15:done="0"/>
  <w15:commentEx w15:paraId="1273C7E5" w15:done="0"/>
  <w15:commentEx w15:paraId="2AAFB59F" w15:done="1"/>
  <w15:commentEx w15:paraId="31D760F7" w15:paraIdParent="2AAFB59F" w15:done="1"/>
  <w15:commentEx w15:paraId="0EAFB17F" w15:done="0"/>
  <w15:commentEx w15:paraId="415A777E" w15:done="0"/>
  <w15:commentEx w15:paraId="56B797B9" w15:done="0"/>
  <w15:commentEx w15:paraId="2EAFB328" w15:done="0"/>
  <w15:commentEx w15:paraId="2578CDB0" w15:paraIdParent="2EAFB328" w15:done="0"/>
  <w15:commentEx w15:paraId="51E25525" w15:paraIdParent="2EAFB328" w15:done="0"/>
  <w15:commentEx w15:paraId="2677AFB5" w15:done="0"/>
  <w15:commentEx w15:paraId="589C7344" w15:paraIdParent="2677AFB5" w15:done="0"/>
  <w15:commentEx w15:paraId="04FEE09B" w15:done="0"/>
  <w15:commentEx w15:paraId="40FB592C" w15:paraIdParent="04FEE09B" w15:done="0"/>
  <w15:commentEx w15:paraId="0598D60A" w15:done="0"/>
  <w15:commentEx w15:paraId="7FF7BEC7" w15:done="0"/>
  <w15:commentEx w15:paraId="30DFAC82" w15:done="0"/>
  <w15:commentEx w15:paraId="5E75C8B7" w15:done="0"/>
  <w15:commentEx w15:paraId="5357E412" w15:done="0"/>
  <w15:commentEx w15:paraId="6DD56758" w15:paraIdParent="5357E412" w15:done="0"/>
  <w15:commentEx w15:paraId="05B8D074" w15:done="0"/>
  <w15:commentEx w15:paraId="604C68E1" w15:done="0"/>
  <w15:commentEx w15:paraId="4B549399" w15:done="0"/>
  <w15:commentEx w15:paraId="54835038" w15:done="0"/>
  <w15:commentEx w15:paraId="635247D0" w15:done="0"/>
  <w15:commentEx w15:paraId="2534E6C4" w15:done="0"/>
  <w15:commentEx w15:paraId="064C5A9B" w15:done="0"/>
  <w15:commentEx w15:paraId="056BAACA" w15:done="0"/>
  <w15:commentEx w15:paraId="32D9FE9F" w15:done="0"/>
  <w15:commentEx w15:paraId="51E2F227" w15:done="0"/>
  <w15:commentEx w15:paraId="5B1ED4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DA2ABA" w16cex:dateUtc="2023-10-18T15:58:00Z"/>
  <w16cex:commentExtensible w16cex:durableId="28DA2ABB" w16cex:dateUtc="2023-10-18T15:58:00Z"/>
  <w16cex:commentExtensible w16cex:durableId="7AE938AB" w16cex:dateUtc="2024-05-15T18:17:00Z"/>
  <w16cex:commentExtensible w16cex:durableId="05697849" w16cex:dateUtc="2024-05-14T20:17:00Z"/>
  <w16cex:commentExtensible w16cex:durableId="4ADDA7CB" w16cex:dateUtc="2024-05-14T20:21:00Z"/>
  <w16cex:commentExtensible w16cex:durableId="2899E3EA" w16cex:dateUtc="2023-08-30T21:51:00Z"/>
  <w16cex:commentExtensible w16cex:durableId="29B8E716" w16cex:dateUtc="2024-04-04T14:45:00Z"/>
  <w16cex:commentExtensible w16cex:durableId="41AA2C60" w16cex:dateUtc="2024-05-15T16:36:00Z"/>
  <w16cex:commentExtensible w16cex:durableId="2899E220" w16cex:dateUtc="2023-08-30T21:43:00Z"/>
  <w16cex:commentExtensible w16cex:durableId="29B8E812" w16cex:dateUtc="2024-04-04T14:49:00Z"/>
  <w16cex:commentExtensible w16cex:durableId="376E86EA" w16cex:dateUtc="2024-05-14T20:22:00Z"/>
  <w16cex:commentExtensible w16cex:durableId="44979B51" w16cex:dateUtc="2024-05-15T16:23:00Z"/>
  <w16cex:commentExtensible w16cex:durableId="29B8F0F9" w16cex:dateUtc="2023-08-31T21:20:00Z"/>
  <w16cex:commentExtensible w16cex:durableId="29BA2143" w16cex:dateUtc="2024-04-05T13:05:00Z"/>
  <w16cex:commentExtensible w16cex:durableId="10888F45" w16cex:dateUtc="2024-05-14T20:28: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406227F1" w16cex:dateUtc="2024-05-15T17:05:00Z"/>
  <w16cex:commentExtensible w16cex:durableId="4213C9FD" w16cex:dateUtc="2024-05-14T20:30:00Z"/>
  <w16cex:commentExtensible w16cex:durableId="29C21E04" w16cex:dateUtc="2024-04-11T14:29:00Z"/>
  <w16cex:commentExtensible w16cex:durableId="538794AC" w16cex:dateUtc="2024-05-14T20:34:00Z"/>
  <w16cex:commentExtensible w16cex:durableId="327EB200" w16cex:dateUtc="2024-05-15T17:06:00Z"/>
  <w16cex:commentExtensible w16cex:durableId="7D5A30DD" w16cex:dateUtc="2024-05-14T20:35:00Z"/>
  <w16cex:commentExtensible w16cex:durableId="35C188A0" w16cex:dateUtc="2024-05-14T20:36:00Z"/>
  <w16cex:commentExtensible w16cex:durableId="7FCF25CE" w16cex:dateUtc="2024-05-14T20:38:00Z"/>
  <w16cex:commentExtensible w16cex:durableId="508ACC22" w16cex:dateUtc="2024-05-14T20:41:00Z"/>
  <w16cex:commentExtensible w16cex:durableId="182ACA84" w16cex:dateUtc="2024-05-14T20:42:00Z"/>
  <w16cex:commentExtensible w16cex:durableId="6C33D175" w16cex:dateUtc="2024-05-14T20:58:00Z"/>
  <w16cex:commentExtensible w16cex:durableId="287BDC55" w16cex:dateUtc="2024-05-14T20:44:00Z"/>
  <w16cex:commentExtensible w16cex:durableId="38C1BC31" w16cex:dateUtc="2024-05-14T20:47:00Z"/>
  <w16cex:commentExtensible w16cex:durableId="19B09D42" w16cex:dateUtc="2024-05-14T20:48:00Z"/>
  <w16cex:commentExtensible w16cex:durableId="0206C8FB" w16cex:dateUtc="2024-05-14T20:56:00Z"/>
  <w16cex:commentExtensible w16cex:durableId="658EA5C6" w16cex:dateUtc="2024-05-15T18:11:00Z"/>
  <w16cex:commentExtensible w16cex:durableId="1768C0D8" w16cex:dateUtc="2024-05-14T21:14:00Z"/>
  <w16cex:commentExtensible w16cex:durableId="2C023220" w16cex:dateUtc="2024-05-14T21:07:00Z"/>
  <w16cex:commentExtensible w16cex:durableId="28D1428A" w16cex:dateUtc="2023-10-11T22:49: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4A808F61" w16cex:dateUtc="2024-05-14T21:25:00Z"/>
  <w16cex:commentExtensible w16cex:durableId="27A2B20F" w16cex:dateUtc="2024-05-15T17:55:00Z"/>
  <w16cex:commentExtensible w16cex:durableId="7D21C012" w16cex:dateUtc="2024-05-14T21:31:00Z"/>
  <w16cex:commentExtensible w16cex:durableId="06D93EBF" w16cex:dateUtc="2024-05-14T21:31:00Z"/>
  <w16cex:commentExtensible w16cex:durableId="289B1ACE" w16cex:dateUtc="2023-08-31T19:57:00Z"/>
  <w16cex:commentExtensible w16cex:durableId="29BA421E" w16cex:dateUtc="2024-04-05T15:25:00Z"/>
  <w16cex:commentExtensible w16cex:durableId="3E196430" w16cex:dateUtc="2024-05-14T21:46:00Z"/>
  <w16cex:commentExtensible w16cex:durableId="7FBB5806" w16cex:dateUtc="2024-05-14T21:50:00Z"/>
  <w16cex:commentExtensible w16cex:durableId="6C440824" w16cex:dateUtc="2024-05-14T21:50:00Z"/>
  <w16cex:commentExtensible w16cex:durableId="28D13D19" w16cex:dateUtc="2023-10-11T22:26:00Z"/>
  <w16cex:commentExtensible w16cex:durableId="29BE379D" w16cex:dateUtc="2024-04-08T15:30:00Z"/>
  <w16cex:commentExtensible w16cex:durableId="3C6C0DC4" w16cex:dateUtc="2024-05-15T18:01: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extLst>
      <w16:ext w16:uri="{CE6994B0-6A32-4C9F-8C6B-6E91EDA988CE}">
        <cr:reactions xmlns:cr="http://schemas.microsoft.com/office/comments/2020/reactions">
          <cr:reaction reactionType="1">
            <cr:reactionInfo dateUtc="2024-05-15T18:02:43Z">
              <cr:user userId="S::Joseph.FELDHAUS@odfw.oregon.gov::7b2cfc08-dea2-4b60-bc30-bc0f390179c8" userProvider="AD" userName="FELDHAUS Joseph * ODFW"/>
            </cr:reactionInfo>
          </cr:reaction>
        </cr:reactions>
      </w16:ext>
    </w16cex:extLst>
  </w16cex:commentExtensible>
  <w16cex:commentExtensible w16cex:durableId="29CA32DA" w16cex:dateUtc="2024-04-17T17:36:00Z"/>
  <w16cex:commentExtensible w16cex:durableId="6EB36AC2" w16cex:dateUtc="2024-05-14T21:54:00Z"/>
  <w16cex:commentExtensible w16cex:durableId="7D71B3B4" w16cex:dateUtc="2024-05-14T21:58:00Z"/>
  <w16cex:commentExtensible w16cex:durableId="147A6B5B" w16cex:dateUtc="2024-05-14T22:01:00Z"/>
  <w16cex:commentExtensible w16cex:durableId="28D141CB" w16cex:dateUtc="2023-10-11T22:46:00Z"/>
  <w16cex:commentExtensible w16cex:durableId="29BE78DC" w16cex:dateUtc="2024-04-08T20:08:00Z"/>
  <w16cex:commentExtensible w16cex:durableId="2000C9B8" w16cex:dateUtc="2024-05-14T22:15:00Z"/>
  <w16cex:commentExtensible w16cex:durableId="47F89CA6" w16cex:dateUtc="2024-05-14T22:03:00Z"/>
  <w16cex:commentExtensible w16cex:durableId="677F1AB9" w16cex:dateUtc="2024-05-14T22:04:00Z"/>
  <w16cex:commentExtensible w16cex:durableId="752997F6" w16cex:dateUtc="2024-05-14T22:05:00Z"/>
  <w16cex:commentExtensible w16cex:durableId="21D42129" w16cex:dateUtc="2024-05-14T22:12:00Z"/>
  <w16cex:commentExtensible w16cex:durableId="2F20185D" w16cex:dateUtc="2024-05-14T22:13:00Z"/>
  <w16cex:commentExtensible w16cex:durableId="50830FB1" w16cex:dateUtc="2024-05-14T22:20:00Z"/>
  <w16cex:commentExtensible w16cex:durableId="0C0E5893" w16cex:dateUtc="2024-05-14T22:22:00Z"/>
  <w16cex:commentExtensible w16cex:durableId="0CFC30CC" w16cex:dateUtc="2024-05-14T22:25:00Z"/>
  <w16cex:commentExtensible w16cex:durableId="613D7723" w16cex:dateUtc="2024-05-15T18:09:00Z"/>
  <w16cex:commentExtensible w16cex:durableId="0AE597F5" w16cex:dateUtc="2024-05-14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15636607" w16cid:durableId="7AE938AB"/>
  <w16cid:commentId w16cid:paraId="0A9DA068" w16cid:durableId="05697849"/>
  <w16cid:commentId w16cid:paraId="257A91BA" w16cid:durableId="4ADDA7CB"/>
  <w16cid:commentId w16cid:paraId="6530393B" w16cid:durableId="2899E3EA"/>
  <w16cid:commentId w16cid:paraId="2FB785C0" w16cid:durableId="29B8E716"/>
  <w16cid:commentId w16cid:paraId="574C6F4F" w16cid:durableId="41AA2C60"/>
  <w16cid:commentId w16cid:paraId="5A5234FF" w16cid:durableId="2899E220"/>
  <w16cid:commentId w16cid:paraId="1DF92777" w16cid:durableId="29B8E812"/>
  <w16cid:commentId w16cid:paraId="481B8B78" w16cid:durableId="376E86EA"/>
  <w16cid:commentId w16cid:paraId="4C22D6AB" w16cid:durableId="44979B51"/>
  <w16cid:commentId w16cid:paraId="2B1AB73E" w16cid:durableId="29B8F0F9"/>
  <w16cid:commentId w16cid:paraId="17634D20" w16cid:durableId="29BA2143"/>
  <w16cid:commentId w16cid:paraId="19A47191" w16cid:durableId="10888F45"/>
  <w16cid:commentId w16cid:paraId="65518CA7" w16cid:durableId="28DA2B65"/>
  <w16cid:commentId w16cid:paraId="1A340EBD" w16cid:durableId="29BA2515"/>
  <w16cid:commentId w16cid:paraId="1991AFEA" w16cid:durableId="28D12CC3"/>
  <w16cid:commentId w16cid:paraId="380A7AE7" w16cid:durableId="29BA2760"/>
  <w16cid:commentId w16cid:paraId="523A7612" w16cid:durableId="406227F1"/>
  <w16cid:commentId w16cid:paraId="5F94B178" w16cid:durableId="4213C9FD"/>
  <w16cid:commentId w16cid:paraId="4D19938F" w16cid:durableId="29C21E04"/>
  <w16cid:commentId w16cid:paraId="6013D612" w16cid:durableId="538794AC"/>
  <w16cid:commentId w16cid:paraId="5A40E163" w16cid:durableId="327EB200"/>
  <w16cid:commentId w16cid:paraId="45CC553B" w16cid:durableId="7D5A30DD"/>
  <w16cid:commentId w16cid:paraId="307A58A1" w16cid:durableId="35C188A0"/>
  <w16cid:commentId w16cid:paraId="0EAC0B97" w16cid:durableId="7FCF25CE"/>
  <w16cid:commentId w16cid:paraId="012E88CE" w16cid:durableId="508ACC22"/>
  <w16cid:commentId w16cid:paraId="44806574" w16cid:durableId="182ACA84"/>
  <w16cid:commentId w16cid:paraId="4FB9D236" w16cid:durableId="6C33D175"/>
  <w16cid:commentId w16cid:paraId="104C6616" w16cid:durableId="287BDC55"/>
  <w16cid:commentId w16cid:paraId="08CECB57" w16cid:durableId="38C1BC31"/>
  <w16cid:commentId w16cid:paraId="4F93C648" w16cid:durableId="19B09D42"/>
  <w16cid:commentId w16cid:paraId="2A880F8C" w16cid:durableId="0206C8FB"/>
  <w16cid:commentId w16cid:paraId="7BDD9910" w16cid:durableId="658EA5C6"/>
  <w16cid:commentId w16cid:paraId="562BA862" w16cid:durableId="1768C0D8"/>
  <w16cid:commentId w16cid:paraId="4220E2B0" w16cid:durableId="2C023220"/>
  <w16cid:commentId w16cid:paraId="7978E82B" w16cid:durableId="28D1428A"/>
  <w16cid:commentId w16cid:paraId="13A25A71" w16cid:durableId="29CA0B6A"/>
  <w16cid:commentId w16cid:paraId="567459C5" w16cid:durableId="29CA0B69"/>
  <w16cid:commentId w16cid:paraId="48A4C7A9" w16cid:durableId="29CA0B87"/>
  <w16cid:commentId w16cid:paraId="57762BA9" w16cid:durableId="28D1430D"/>
  <w16cid:commentId w16cid:paraId="3D12CEBE" w16cid:durableId="4A808F61"/>
  <w16cid:commentId w16cid:paraId="2166FF3E" w16cid:durableId="27A2B20F"/>
  <w16cid:commentId w16cid:paraId="0FC07303" w16cid:durableId="7D21C012"/>
  <w16cid:commentId w16cid:paraId="1273C7E5" w16cid:durableId="06D93EBF"/>
  <w16cid:commentId w16cid:paraId="2AAFB59F" w16cid:durableId="289B1ACE"/>
  <w16cid:commentId w16cid:paraId="31D760F7" w16cid:durableId="29BA421E"/>
  <w16cid:commentId w16cid:paraId="0EAFB17F" w16cid:durableId="3E196430"/>
  <w16cid:commentId w16cid:paraId="415A777E" w16cid:durableId="7FBB5806"/>
  <w16cid:commentId w16cid:paraId="56B797B9" w16cid:durableId="6C440824"/>
  <w16cid:commentId w16cid:paraId="2EAFB328" w16cid:durableId="28D13D19"/>
  <w16cid:commentId w16cid:paraId="2578CDB0" w16cid:durableId="29BE379D"/>
  <w16cid:commentId w16cid:paraId="51E25525" w16cid:durableId="3C6C0DC4"/>
  <w16cid:commentId w16cid:paraId="2677AFB5" w16cid:durableId="28D13C82"/>
  <w16cid:commentId w16cid:paraId="589C7344" w16cid:durableId="29BE384B"/>
  <w16cid:commentId w16cid:paraId="04FEE09B" w16cid:durableId="28D13DD9"/>
  <w16cid:commentId w16cid:paraId="40FB592C" w16cid:durableId="29BE3B3B"/>
  <w16cid:commentId w16cid:paraId="0598D60A" w16cid:durableId="29CA32DA"/>
  <w16cid:commentId w16cid:paraId="7FF7BEC7" w16cid:durableId="6EB36AC2"/>
  <w16cid:commentId w16cid:paraId="30DFAC82" w16cid:durableId="7D71B3B4"/>
  <w16cid:commentId w16cid:paraId="5E75C8B7" w16cid:durableId="147A6B5B"/>
  <w16cid:commentId w16cid:paraId="5357E412" w16cid:durableId="28D141CB"/>
  <w16cid:commentId w16cid:paraId="6DD56758" w16cid:durableId="29BE78DC"/>
  <w16cid:commentId w16cid:paraId="05B8D074" w16cid:durableId="2000C9B8"/>
  <w16cid:commentId w16cid:paraId="604C68E1" w16cid:durableId="47F89CA6"/>
  <w16cid:commentId w16cid:paraId="4B549399" w16cid:durableId="677F1AB9"/>
  <w16cid:commentId w16cid:paraId="54835038" w16cid:durableId="752997F6"/>
  <w16cid:commentId w16cid:paraId="635247D0" w16cid:durableId="21D42129"/>
  <w16cid:commentId w16cid:paraId="2534E6C4" w16cid:durableId="2F20185D"/>
  <w16cid:commentId w16cid:paraId="064C5A9B" w16cid:durableId="50830FB1"/>
  <w16cid:commentId w16cid:paraId="056BAACA" w16cid:durableId="0C0E5893"/>
  <w16cid:commentId w16cid:paraId="32D9FE9F" w16cid:durableId="0CFC30CC"/>
  <w16cid:commentId w16cid:paraId="51E2F227" w16cid:durableId="613D7723"/>
  <w16cid:commentId w16cid:paraId="5B1ED4D5" w16cid:durableId="0AE597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E3D14" w14:textId="77777777" w:rsidR="00F76AA1" w:rsidRDefault="00F76AA1" w:rsidP="00677DF7">
      <w:pPr>
        <w:spacing w:after="0" w:line="240" w:lineRule="auto"/>
      </w:pPr>
      <w:r>
        <w:separator/>
      </w:r>
    </w:p>
  </w:endnote>
  <w:endnote w:type="continuationSeparator" w:id="0">
    <w:p w14:paraId="6C04649D" w14:textId="77777777" w:rsidR="00F76AA1" w:rsidRDefault="00F76AA1"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3418F" w14:textId="77777777" w:rsidR="00F76AA1" w:rsidRDefault="00F76AA1" w:rsidP="00677DF7">
      <w:pPr>
        <w:spacing w:after="0" w:line="240" w:lineRule="auto"/>
      </w:pPr>
      <w:r>
        <w:separator/>
      </w:r>
    </w:p>
  </w:footnote>
  <w:footnote w:type="continuationSeparator" w:id="0">
    <w:p w14:paraId="1F3B04FB" w14:textId="77777777" w:rsidR="00F76AA1" w:rsidRDefault="00F76AA1"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FELDHAUS Joseph * ODFW [2]">
    <w15:presenceInfo w15:providerId="AD" w15:userId="S::Joseph.FELDHAUS@odfw.oregon.gov::7b2cfc08-dea2-4b60-bc30-bc0f390179c8"/>
  </w15:person>
  <w15:person w15:author="Copeland,Tim">
    <w15:presenceInfo w15:providerId="AD" w15:userId="S::tim.copeland@idfg.idaho.gov::cbf44d7d-7c12-4237-9b05-daeb3752d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06B77"/>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47A2D"/>
    <w:rsid w:val="000547B5"/>
    <w:rsid w:val="00061162"/>
    <w:rsid w:val="00061712"/>
    <w:rsid w:val="00061DB1"/>
    <w:rsid w:val="000622EA"/>
    <w:rsid w:val="00064F05"/>
    <w:rsid w:val="00067E58"/>
    <w:rsid w:val="0007002C"/>
    <w:rsid w:val="0007028A"/>
    <w:rsid w:val="000805A6"/>
    <w:rsid w:val="000836F0"/>
    <w:rsid w:val="00093B2B"/>
    <w:rsid w:val="0009465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E4D26"/>
    <w:rsid w:val="000E7CE7"/>
    <w:rsid w:val="000F1DB1"/>
    <w:rsid w:val="000F2DA6"/>
    <w:rsid w:val="000F3CC1"/>
    <w:rsid w:val="000F7612"/>
    <w:rsid w:val="001001F2"/>
    <w:rsid w:val="00100316"/>
    <w:rsid w:val="00110D73"/>
    <w:rsid w:val="00111303"/>
    <w:rsid w:val="00111320"/>
    <w:rsid w:val="00117F40"/>
    <w:rsid w:val="0012185F"/>
    <w:rsid w:val="0012232A"/>
    <w:rsid w:val="001246FE"/>
    <w:rsid w:val="00126201"/>
    <w:rsid w:val="00127CA1"/>
    <w:rsid w:val="00131A64"/>
    <w:rsid w:val="00141564"/>
    <w:rsid w:val="00141B42"/>
    <w:rsid w:val="00142DC3"/>
    <w:rsid w:val="00145DCC"/>
    <w:rsid w:val="00147AC1"/>
    <w:rsid w:val="00155A3B"/>
    <w:rsid w:val="001576FE"/>
    <w:rsid w:val="001622EA"/>
    <w:rsid w:val="00162C3B"/>
    <w:rsid w:val="00163728"/>
    <w:rsid w:val="00164F59"/>
    <w:rsid w:val="00170F90"/>
    <w:rsid w:val="001746E3"/>
    <w:rsid w:val="001754C4"/>
    <w:rsid w:val="00186027"/>
    <w:rsid w:val="00190EA4"/>
    <w:rsid w:val="00195900"/>
    <w:rsid w:val="0019708A"/>
    <w:rsid w:val="001A0F06"/>
    <w:rsid w:val="001B0429"/>
    <w:rsid w:val="001B06E3"/>
    <w:rsid w:val="001B5E98"/>
    <w:rsid w:val="001B7222"/>
    <w:rsid w:val="001C13D4"/>
    <w:rsid w:val="001C223E"/>
    <w:rsid w:val="001C2A21"/>
    <w:rsid w:val="001D1CDD"/>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1F753D"/>
    <w:rsid w:val="002007E7"/>
    <w:rsid w:val="002028F6"/>
    <w:rsid w:val="002050AA"/>
    <w:rsid w:val="00205D16"/>
    <w:rsid w:val="002144BA"/>
    <w:rsid w:val="00221697"/>
    <w:rsid w:val="00224289"/>
    <w:rsid w:val="002269B3"/>
    <w:rsid w:val="00227ACE"/>
    <w:rsid w:val="0023275B"/>
    <w:rsid w:val="00234B2E"/>
    <w:rsid w:val="00235B59"/>
    <w:rsid w:val="00242CCC"/>
    <w:rsid w:val="00242F73"/>
    <w:rsid w:val="00243CE2"/>
    <w:rsid w:val="0024620B"/>
    <w:rsid w:val="00246CBC"/>
    <w:rsid w:val="002477D7"/>
    <w:rsid w:val="0025120B"/>
    <w:rsid w:val="002579BC"/>
    <w:rsid w:val="002604DC"/>
    <w:rsid w:val="00265EE7"/>
    <w:rsid w:val="00273846"/>
    <w:rsid w:val="00274E73"/>
    <w:rsid w:val="00277F55"/>
    <w:rsid w:val="002878C4"/>
    <w:rsid w:val="00294461"/>
    <w:rsid w:val="0029512A"/>
    <w:rsid w:val="002A00A7"/>
    <w:rsid w:val="002A1432"/>
    <w:rsid w:val="002A39E5"/>
    <w:rsid w:val="002A4D10"/>
    <w:rsid w:val="002A52E4"/>
    <w:rsid w:val="002B3221"/>
    <w:rsid w:val="002B36CC"/>
    <w:rsid w:val="002B3E62"/>
    <w:rsid w:val="002C133C"/>
    <w:rsid w:val="002C4C1F"/>
    <w:rsid w:val="002C551D"/>
    <w:rsid w:val="002C6507"/>
    <w:rsid w:val="002C66C8"/>
    <w:rsid w:val="002C71B7"/>
    <w:rsid w:val="002C7BFB"/>
    <w:rsid w:val="002D01D9"/>
    <w:rsid w:val="002D03A6"/>
    <w:rsid w:val="002D15E4"/>
    <w:rsid w:val="002D1F21"/>
    <w:rsid w:val="002D28A1"/>
    <w:rsid w:val="002D6351"/>
    <w:rsid w:val="002D74B8"/>
    <w:rsid w:val="002E4BB6"/>
    <w:rsid w:val="002E6064"/>
    <w:rsid w:val="002E71A0"/>
    <w:rsid w:val="002F23F8"/>
    <w:rsid w:val="002F7455"/>
    <w:rsid w:val="0030002E"/>
    <w:rsid w:val="00302709"/>
    <w:rsid w:val="003031D2"/>
    <w:rsid w:val="00303B40"/>
    <w:rsid w:val="00305646"/>
    <w:rsid w:val="00306266"/>
    <w:rsid w:val="00317A8F"/>
    <w:rsid w:val="00317BB3"/>
    <w:rsid w:val="00323663"/>
    <w:rsid w:val="003256A7"/>
    <w:rsid w:val="003261D8"/>
    <w:rsid w:val="00326CD3"/>
    <w:rsid w:val="00327D10"/>
    <w:rsid w:val="0033156D"/>
    <w:rsid w:val="00336946"/>
    <w:rsid w:val="00337354"/>
    <w:rsid w:val="00341A45"/>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0BC0"/>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21BF"/>
    <w:rsid w:val="00436D9F"/>
    <w:rsid w:val="00443173"/>
    <w:rsid w:val="00443A7E"/>
    <w:rsid w:val="00443B96"/>
    <w:rsid w:val="00456D09"/>
    <w:rsid w:val="0045782A"/>
    <w:rsid w:val="0046399B"/>
    <w:rsid w:val="004643C6"/>
    <w:rsid w:val="0046529E"/>
    <w:rsid w:val="00465B97"/>
    <w:rsid w:val="00466E5B"/>
    <w:rsid w:val="00467E0F"/>
    <w:rsid w:val="00473978"/>
    <w:rsid w:val="004752F4"/>
    <w:rsid w:val="00475F4C"/>
    <w:rsid w:val="00480FA6"/>
    <w:rsid w:val="00482D03"/>
    <w:rsid w:val="004835F4"/>
    <w:rsid w:val="00484EE7"/>
    <w:rsid w:val="00485094"/>
    <w:rsid w:val="00485899"/>
    <w:rsid w:val="00490582"/>
    <w:rsid w:val="00493A3E"/>
    <w:rsid w:val="00495C29"/>
    <w:rsid w:val="004A490E"/>
    <w:rsid w:val="004A600F"/>
    <w:rsid w:val="004A6486"/>
    <w:rsid w:val="004B754B"/>
    <w:rsid w:val="004C00F1"/>
    <w:rsid w:val="004C2978"/>
    <w:rsid w:val="004C6495"/>
    <w:rsid w:val="004C7636"/>
    <w:rsid w:val="004D0D7E"/>
    <w:rsid w:val="004D3CA5"/>
    <w:rsid w:val="004D41A5"/>
    <w:rsid w:val="004D5B49"/>
    <w:rsid w:val="004D7C9A"/>
    <w:rsid w:val="004E196B"/>
    <w:rsid w:val="004E1BCB"/>
    <w:rsid w:val="004E499F"/>
    <w:rsid w:val="004E6772"/>
    <w:rsid w:val="004F2854"/>
    <w:rsid w:val="004F3B0A"/>
    <w:rsid w:val="004F6410"/>
    <w:rsid w:val="004F6A40"/>
    <w:rsid w:val="004F71E4"/>
    <w:rsid w:val="005016D0"/>
    <w:rsid w:val="00506389"/>
    <w:rsid w:val="00510098"/>
    <w:rsid w:val="0051024A"/>
    <w:rsid w:val="00511286"/>
    <w:rsid w:val="00512E18"/>
    <w:rsid w:val="005133C8"/>
    <w:rsid w:val="0051458D"/>
    <w:rsid w:val="00517FA0"/>
    <w:rsid w:val="00520263"/>
    <w:rsid w:val="00521132"/>
    <w:rsid w:val="00522335"/>
    <w:rsid w:val="00524AD6"/>
    <w:rsid w:val="00525F8D"/>
    <w:rsid w:val="00526B4D"/>
    <w:rsid w:val="0052704B"/>
    <w:rsid w:val="0053510D"/>
    <w:rsid w:val="0053593D"/>
    <w:rsid w:val="00535F67"/>
    <w:rsid w:val="005367B7"/>
    <w:rsid w:val="00541EC6"/>
    <w:rsid w:val="005439D8"/>
    <w:rsid w:val="005521DF"/>
    <w:rsid w:val="00553CC9"/>
    <w:rsid w:val="0055482A"/>
    <w:rsid w:val="005566AC"/>
    <w:rsid w:val="00560457"/>
    <w:rsid w:val="005620FA"/>
    <w:rsid w:val="0056275D"/>
    <w:rsid w:val="00564F9C"/>
    <w:rsid w:val="00567A86"/>
    <w:rsid w:val="0057151E"/>
    <w:rsid w:val="00571A76"/>
    <w:rsid w:val="00574D0D"/>
    <w:rsid w:val="005824E8"/>
    <w:rsid w:val="0058382B"/>
    <w:rsid w:val="0059525A"/>
    <w:rsid w:val="00597A13"/>
    <w:rsid w:val="005A131B"/>
    <w:rsid w:val="005A21C7"/>
    <w:rsid w:val="005A4831"/>
    <w:rsid w:val="005B3ED4"/>
    <w:rsid w:val="005B6043"/>
    <w:rsid w:val="005B64F9"/>
    <w:rsid w:val="005C64FB"/>
    <w:rsid w:val="005D3DCE"/>
    <w:rsid w:val="005D65B4"/>
    <w:rsid w:val="005D699F"/>
    <w:rsid w:val="005E3B22"/>
    <w:rsid w:val="005E4DDF"/>
    <w:rsid w:val="005E5AC8"/>
    <w:rsid w:val="005E6372"/>
    <w:rsid w:val="005F0DA4"/>
    <w:rsid w:val="005F0F4E"/>
    <w:rsid w:val="005F3C57"/>
    <w:rsid w:val="00603375"/>
    <w:rsid w:val="00604728"/>
    <w:rsid w:val="00606230"/>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0A75"/>
    <w:rsid w:val="00652F78"/>
    <w:rsid w:val="00654F20"/>
    <w:rsid w:val="00655AFA"/>
    <w:rsid w:val="00657327"/>
    <w:rsid w:val="00663819"/>
    <w:rsid w:val="00663998"/>
    <w:rsid w:val="006665FC"/>
    <w:rsid w:val="00666F97"/>
    <w:rsid w:val="006720C9"/>
    <w:rsid w:val="006748C3"/>
    <w:rsid w:val="00676EE1"/>
    <w:rsid w:val="00677DF7"/>
    <w:rsid w:val="0069045D"/>
    <w:rsid w:val="00692306"/>
    <w:rsid w:val="00696E51"/>
    <w:rsid w:val="006B1935"/>
    <w:rsid w:val="006B4F25"/>
    <w:rsid w:val="006C5786"/>
    <w:rsid w:val="006D0294"/>
    <w:rsid w:val="006D15B7"/>
    <w:rsid w:val="006D20F1"/>
    <w:rsid w:val="006D6B3E"/>
    <w:rsid w:val="006E2AF4"/>
    <w:rsid w:val="006E2FC8"/>
    <w:rsid w:val="006E62AF"/>
    <w:rsid w:val="006F00E8"/>
    <w:rsid w:val="006F4996"/>
    <w:rsid w:val="006F63B8"/>
    <w:rsid w:val="006F7DBE"/>
    <w:rsid w:val="0070086B"/>
    <w:rsid w:val="00701121"/>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2E24"/>
    <w:rsid w:val="00764D0E"/>
    <w:rsid w:val="007664E3"/>
    <w:rsid w:val="00767294"/>
    <w:rsid w:val="007672BC"/>
    <w:rsid w:val="00781AC1"/>
    <w:rsid w:val="007831ED"/>
    <w:rsid w:val="00785B9E"/>
    <w:rsid w:val="00792B7D"/>
    <w:rsid w:val="00797C9A"/>
    <w:rsid w:val="007A1CEE"/>
    <w:rsid w:val="007A1E19"/>
    <w:rsid w:val="007A739C"/>
    <w:rsid w:val="007B0BC7"/>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DCB"/>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5287E"/>
    <w:rsid w:val="00860168"/>
    <w:rsid w:val="00860F66"/>
    <w:rsid w:val="00862F38"/>
    <w:rsid w:val="00867259"/>
    <w:rsid w:val="00871C23"/>
    <w:rsid w:val="00877D12"/>
    <w:rsid w:val="00880AE0"/>
    <w:rsid w:val="008819F9"/>
    <w:rsid w:val="00881C08"/>
    <w:rsid w:val="00883264"/>
    <w:rsid w:val="00883CB5"/>
    <w:rsid w:val="0088712E"/>
    <w:rsid w:val="00887F08"/>
    <w:rsid w:val="00887FC0"/>
    <w:rsid w:val="0089096A"/>
    <w:rsid w:val="00897DBA"/>
    <w:rsid w:val="008A05FA"/>
    <w:rsid w:val="008A0ABC"/>
    <w:rsid w:val="008A1C4D"/>
    <w:rsid w:val="008A2DF2"/>
    <w:rsid w:val="008A3620"/>
    <w:rsid w:val="008A3F5D"/>
    <w:rsid w:val="008A47C3"/>
    <w:rsid w:val="008C0347"/>
    <w:rsid w:val="008C4BCA"/>
    <w:rsid w:val="008C6024"/>
    <w:rsid w:val="008C636E"/>
    <w:rsid w:val="008C72E4"/>
    <w:rsid w:val="008D2834"/>
    <w:rsid w:val="008D4780"/>
    <w:rsid w:val="008D560B"/>
    <w:rsid w:val="008D6511"/>
    <w:rsid w:val="008E1CA3"/>
    <w:rsid w:val="008E2FE2"/>
    <w:rsid w:val="008E4335"/>
    <w:rsid w:val="008E6BA7"/>
    <w:rsid w:val="008F154B"/>
    <w:rsid w:val="008F47BC"/>
    <w:rsid w:val="008F65F8"/>
    <w:rsid w:val="008F6A2A"/>
    <w:rsid w:val="00904D66"/>
    <w:rsid w:val="00912C54"/>
    <w:rsid w:val="009136BB"/>
    <w:rsid w:val="00916C1C"/>
    <w:rsid w:val="0091733D"/>
    <w:rsid w:val="00923BC5"/>
    <w:rsid w:val="00933F8B"/>
    <w:rsid w:val="0093750A"/>
    <w:rsid w:val="00937EC2"/>
    <w:rsid w:val="009416EE"/>
    <w:rsid w:val="00944A33"/>
    <w:rsid w:val="00945952"/>
    <w:rsid w:val="00946888"/>
    <w:rsid w:val="0094704B"/>
    <w:rsid w:val="00947CCE"/>
    <w:rsid w:val="00952A35"/>
    <w:rsid w:val="00952C7A"/>
    <w:rsid w:val="009565CB"/>
    <w:rsid w:val="009579F8"/>
    <w:rsid w:val="00964C56"/>
    <w:rsid w:val="00967943"/>
    <w:rsid w:val="0097418F"/>
    <w:rsid w:val="00975962"/>
    <w:rsid w:val="00982B5D"/>
    <w:rsid w:val="00984CA9"/>
    <w:rsid w:val="00993D9B"/>
    <w:rsid w:val="0099503F"/>
    <w:rsid w:val="009952AE"/>
    <w:rsid w:val="009A4365"/>
    <w:rsid w:val="009A4989"/>
    <w:rsid w:val="009A4EF7"/>
    <w:rsid w:val="009A6E19"/>
    <w:rsid w:val="009B0AC0"/>
    <w:rsid w:val="009B3E5F"/>
    <w:rsid w:val="009B43BF"/>
    <w:rsid w:val="009B6ED0"/>
    <w:rsid w:val="009C29F6"/>
    <w:rsid w:val="009D0D48"/>
    <w:rsid w:val="009D1563"/>
    <w:rsid w:val="009D5A2D"/>
    <w:rsid w:val="009E23D8"/>
    <w:rsid w:val="009E73D7"/>
    <w:rsid w:val="009E7E63"/>
    <w:rsid w:val="009F136B"/>
    <w:rsid w:val="009F16A7"/>
    <w:rsid w:val="009F2461"/>
    <w:rsid w:val="009F3D89"/>
    <w:rsid w:val="009F434C"/>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75C5C"/>
    <w:rsid w:val="00A80FB5"/>
    <w:rsid w:val="00A835E8"/>
    <w:rsid w:val="00A85689"/>
    <w:rsid w:val="00A86326"/>
    <w:rsid w:val="00A868D5"/>
    <w:rsid w:val="00A86F2A"/>
    <w:rsid w:val="00A947F1"/>
    <w:rsid w:val="00A951AF"/>
    <w:rsid w:val="00AA3331"/>
    <w:rsid w:val="00AB0ED4"/>
    <w:rsid w:val="00AB53A5"/>
    <w:rsid w:val="00AC0353"/>
    <w:rsid w:val="00AC0771"/>
    <w:rsid w:val="00AC40E1"/>
    <w:rsid w:val="00AD019D"/>
    <w:rsid w:val="00AD1A03"/>
    <w:rsid w:val="00AD2BAE"/>
    <w:rsid w:val="00AD386E"/>
    <w:rsid w:val="00AD54D2"/>
    <w:rsid w:val="00AD62B5"/>
    <w:rsid w:val="00AF0869"/>
    <w:rsid w:val="00AF154A"/>
    <w:rsid w:val="00AF4A98"/>
    <w:rsid w:val="00AF7168"/>
    <w:rsid w:val="00AF7E8C"/>
    <w:rsid w:val="00B01EF7"/>
    <w:rsid w:val="00B02163"/>
    <w:rsid w:val="00B02B87"/>
    <w:rsid w:val="00B049F1"/>
    <w:rsid w:val="00B06F9F"/>
    <w:rsid w:val="00B10F24"/>
    <w:rsid w:val="00B125EB"/>
    <w:rsid w:val="00B1481F"/>
    <w:rsid w:val="00B24331"/>
    <w:rsid w:val="00B256E7"/>
    <w:rsid w:val="00B25C79"/>
    <w:rsid w:val="00B25FFC"/>
    <w:rsid w:val="00B30CA7"/>
    <w:rsid w:val="00B47152"/>
    <w:rsid w:val="00B47ED0"/>
    <w:rsid w:val="00B5068C"/>
    <w:rsid w:val="00B51174"/>
    <w:rsid w:val="00B5429F"/>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C6783"/>
    <w:rsid w:val="00BD1AE4"/>
    <w:rsid w:val="00BE014E"/>
    <w:rsid w:val="00BE4034"/>
    <w:rsid w:val="00BE5432"/>
    <w:rsid w:val="00BF0950"/>
    <w:rsid w:val="00BF18BB"/>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509E0"/>
    <w:rsid w:val="00C57138"/>
    <w:rsid w:val="00C61899"/>
    <w:rsid w:val="00C62069"/>
    <w:rsid w:val="00C62279"/>
    <w:rsid w:val="00C62AAB"/>
    <w:rsid w:val="00C62B74"/>
    <w:rsid w:val="00C63E17"/>
    <w:rsid w:val="00C63F85"/>
    <w:rsid w:val="00C643DA"/>
    <w:rsid w:val="00C6523B"/>
    <w:rsid w:val="00C66E73"/>
    <w:rsid w:val="00C70F6A"/>
    <w:rsid w:val="00C71DC3"/>
    <w:rsid w:val="00C7203B"/>
    <w:rsid w:val="00C73751"/>
    <w:rsid w:val="00C76B9C"/>
    <w:rsid w:val="00C76EE9"/>
    <w:rsid w:val="00C80360"/>
    <w:rsid w:val="00C816F5"/>
    <w:rsid w:val="00C82335"/>
    <w:rsid w:val="00C85779"/>
    <w:rsid w:val="00C9164F"/>
    <w:rsid w:val="00C96E78"/>
    <w:rsid w:val="00CA3885"/>
    <w:rsid w:val="00CA5511"/>
    <w:rsid w:val="00CB286F"/>
    <w:rsid w:val="00CB288D"/>
    <w:rsid w:val="00CB3DBE"/>
    <w:rsid w:val="00CB6F14"/>
    <w:rsid w:val="00CB7223"/>
    <w:rsid w:val="00CC0BE5"/>
    <w:rsid w:val="00CC1671"/>
    <w:rsid w:val="00CC1DC7"/>
    <w:rsid w:val="00CC41D8"/>
    <w:rsid w:val="00CD4581"/>
    <w:rsid w:val="00CE7EEC"/>
    <w:rsid w:val="00CF4CE6"/>
    <w:rsid w:val="00CF570E"/>
    <w:rsid w:val="00D0001B"/>
    <w:rsid w:val="00D00365"/>
    <w:rsid w:val="00D013F6"/>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BEE"/>
    <w:rsid w:val="00D83F29"/>
    <w:rsid w:val="00D8441A"/>
    <w:rsid w:val="00D85DD4"/>
    <w:rsid w:val="00D92FCD"/>
    <w:rsid w:val="00D958EA"/>
    <w:rsid w:val="00D96328"/>
    <w:rsid w:val="00D96D49"/>
    <w:rsid w:val="00D9722B"/>
    <w:rsid w:val="00DA0A9B"/>
    <w:rsid w:val="00DA20EC"/>
    <w:rsid w:val="00DA3ECA"/>
    <w:rsid w:val="00DA430A"/>
    <w:rsid w:val="00DA44AE"/>
    <w:rsid w:val="00DA4E28"/>
    <w:rsid w:val="00DB0F35"/>
    <w:rsid w:val="00DB21F9"/>
    <w:rsid w:val="00DB3F16"/>
    <w:rsid w:val="00DB5623"/>
    <w:rsid w:val="00DD1008"/>
    <w:rsid w:val="00DD4D4E"/>
    <w:rsid w:val="00DD5900"/>
    <w:rsid w:val="00DD6B7D"/>
    <w:rsid w:val="00DE265C"/>
    <w:rsid w:val="00DF6443"/>
    <w:rsid w:val="00E03127"/>
    <w:rsid w:val="00E03B1F"/>
    <w:rsid w:val="00E0415B"/>
    <w:rsid w:val="00E10C97"/>
    <w:rsid w:val="00E12CD3"/>
    <w:rsid w:val="00E12F3B"/>
    <w:rsid w:val="00E17930"/>
    <w:rsid w:val="00E17D13"/>
    <w:rsid w:val="00E23277"/>
    <w:rsid w:val="00E27E92"/>
    <w:rsid w:val="00E3194C"/>
    <w:rsid w:val="00E320F0"/>
    <w:rsid w:val="00E323E6"/>
    <w:rsid w:val="00E3304A"/>
    <w:rsid w:val="00E35372"/>
    <w:rsid w:val="00E42D5B"/>
    <w:rsid w:val="00E469C5"/>
    <w:rsid w:val="00E51CA8"/>
    <w:rsid w:val="00E52B43"/>
    <w:rsid w:val="00E52BAB"/>
    <w:rsid w:val="00E53655"/>
    <w:rsid w:val="00E6405F"/>
    <w:rsid w:val="00E65D4C"/>
    <w:rsid w:val="00E66E97"/>
    <w:rsid w:val="00E710AF"/>
    <w:rsid w:val="00E728B6"/>
    <w:rsid w:val="00E75FC1"/>
    <w:rsid w:val="00E76B0B"/>
    <w:rsid w:val="00E76F03"/>
    <w:rsid w:val="00E82E29"/>
    <w:rsid w:val="00E83445"/>
    <w:rsid w:val="00E84980"/>
    <w:rsid w:val="00E91B22"/>
    <w:rsid w:val="00E94C28"/>
    <w:rsid w:val="00E978BF"/>
    <w:rsid w:val="00EA75BD"/>
    <w:rsid w:val="00EB4F35"/>
    <w:rsid w:val="00EB64F6"/>
    <w:rsid w:val="00EC3C6C"/>
    <w:rsid w:val="00EC65B9"/>
    <w:rsid w:val="00ED0BE9"/>
    <w:rsid w:val="00ED1800"/>
    <w:rsid w:val="00ED19B5"/>
    <w:rsid w:val="00ED7D46"/>
    <w:rsid w:val="00F00ADA"/>
    <w:rsid w:val="00F02AE6"/>
    <w:rsid w:val="00F041B0"/>
    <w:rsid w:val="00F06CC3"/>
    <w:rsid w:val="00F126E6"/>
    <w:rsid w:val="00F140B1"/>
    <w:rsid w:val="00F14E97"/>
    <w:rsid w:val="00F164B0"/>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062"/>
    <w:rsid w:val="00F67E37"/>
    <w:rsid w:val="00F75DE8"/>
    <w:rsid w:val="00F76AA1"/>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C602E"/>
    <w:rsid w:val="00FD20E1"/>
    <w:rsid w:val="00FD4373"/>
    <w:rsid w:val="00FD5C72"/>
    <w:rsid w:val="00FE1D7F"/>
    <w:rsid w:val="00FE27A5"/>
    <w:rsid w:val="00FE5F95"/>
    <w:rsid w:val="00FF088F"/>
    <w:rsid w:val="00FF09E3"/>
    <w:rsid w:val="00FF4565"/>
    <w:rsid w:val="00FF4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2.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4.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46</Pages>
  <Words>14856</Words>
  <Characters>84684</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FELDHAUS Joseph * ODFW</cp:lastModifiedBy>
  <cp:revision>80</cp:revision>
  <cp:lastPrinted>2024-04-11T14:02:00Z</cp:lastPrinted>
  <dcterms:created xsi:type="dcterms:W3CDTF">2024-05-14T19:39:00Z</dcterms:created>
  <dcterms:modified xsi:type="dcterms:W3CDTF">2024-05-15T18:59:00Z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y fmtid="{D5CDD505-2E9C-101B-9397-08002B2CF9AE}" pid="3" name="MSIP_Label_09b73270-2993-4076-be47-9c78f42a1e84_Enabled">
    <vt:lpwstr>true</vt:lpwstr>
  </property>
  <property fmtid="{D5CDD505-2E9C-101B-9397-08002B2CF9AE}" pid="4" name="MSIP_Label_09b73270-2993-4076-be47-9c78f42a1e84_SetDate">
    <vt:lpwstr>2024-05-15T15:58:33Z</vt:lpwstr>
  </property>
  <property fmtid="{D5CDD505-2E9C-101B-9397-08002B2CF9AE}" pid="5" name="MSIP_Label_09b73270-2993-4076-be47-9c78f42a1e84_Method">
    <vt:lpwstr>Privileged</vt:lpwstr>
  </property>
  <property fmtid="{D5CDD505-2E9C-101B-9397-08002B2CF9AE}" pid="6" name="MSIP_Label_09b73270-2993-4076-be47-9c78f42a1e84_Name">
    <vt:lpwstr>Level 1 - Published (Items)</vt:lpwstr>
  </property>
  <property fmtid="{D5CDD505-2E9C-101B-9397-08002B2CF9AE}" pid="7" name="MSIP_Label_09b73270-2993-4076-be47-9c78f42a1e84_SiteId">
    <vt:lpwstr>aa3f6932-fa7c-47b4-a0ce-a598cad161cf</vt:lpwstr>
  </property>
  <property fmtid="{D5CDD505-2E9C-101B-9397-08002B2CF9AE}" pid="8" name="MSIP_Label_09b73270-2993-4076-be47-9c78f42a1e84_ActionId">
    <vt:lpwstr>73c82b2e-607d-412d-a13a-4fc9e74f368d</vt:lpwstr>
  </property>
  <property fmtid="{D5CDD505-2E9C-101B-9397-08002B2CF9AE}" pid="9" name="MSIP_Label_09b73270-2993-4076-be47-9c78f42a1e84_ContentBits">
    <vt:lpwstr>0</vt:lpwstr>
  </property>
</Properties>
</file>