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0E30BABA"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506389">
        <w:rPr>
          <w:rFonts w:cs="Times New Roman"/>
          <w:sz w:val="24"/>
          <w:szCs w:val="24"/>
        </w:rPr>
        <w:t>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1A59F665">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xml:space="preserve">), Timothy Copeland (IDFG), Ethan Crawford (WDFW), Joseph W. </w:t>
      </w:r>
      <w:proofErr w:type="spellStart"/>
      <w:r>
        <w:t>Feldhaus</w:t>
      </w:r>
      <w:proofErr w:type="spellEnd"/>
      <w:r>
        <w:t xml:space="preserve">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lastRenderedPageBreak/>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7"/>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2" w:name="_Toc164257233"/>
      <w:r>
        <w:lastRenderedPageBreak/>
        <w:t>BACKGROUND</w:t>
      </w:r>
      <w:bookmarkEnd w:id="2"/>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3" w:name="_Toc164257234"/>
      <w:r>
        <w:t>Objectives</w:t>
      </w:r>
      <w:bookmarkEnd w:id="3"/>
    </w:p>
    <w:p w14:paraId="302505B1" w14:textId="494FA844"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adequate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commentRangeStart w:id="4"/>
      <w:r w:rsidR="001F0EB0">
        <w:t>:</w:t>
      </w:r>
      <w:commentRangeEnd w:id="4"/>
      <w:r w:rsidR="00390BC0">
        <w:rPr>
          <w:rStyle w:val="CommentReference"/>
        </w:rPr>
        <w:commentReference w:id="4"/>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467DA186" w:rsidR="00C054E0" w:rsidRDefault="006D0294" w:rsidP="00BF7E5F">
      <w:pPr>
        <w:pStyle w:val="ListParagraph"/>
        <w:numPr>
          <w:ilvl w:val="0"/>
          <w:numId w:val="13"/>
        </w:numPr>
        <w:jc w:val="both"/>
      </w:pPr>
      <w:r>
        <w:t>Review of existing site locations to ensure adequate</w:t>
      </w:r>
      <w:r w:rsidR="00C054E0">
        <w:t xml:space="preserve"> ICTRT 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4FF8822C"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status and trends population monitoring to other projects whose objectives they support.</w:t>
      </w:r>
    </w:p>
    <w:p w14:paraId="023F0B4D" w14:textId="7BCD8508" w:rsidR="00D85DD4" w:rsidRDefault="00D85DD4" w:rsidP="00CC1DC7">
      <w:pPr>
        <w:pStyle w:val="Heading1"/>
        <w:jc w:val="both"/>
      </w:pPr>
      <w:bookmarkStart w:id="5" w:name="_Toc164257235"/>
      <w:r>
        <w:lastRenderedPageBreak/>
        <w:t>GENERAL APPROACH</w:t>
      </w:r>
      <w:bookmarkEnd w:id="5"/>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6" w:name="_Toc164257236"/>
      <w:r>
        <w:t>Abundance</w:t>
      </w:r>
      <w:bookmarkEnd w:id="6"/>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7" w:name="_Toc164257237"/>
      <w:r>
        <w:t>Productivity</w:t>
      </w:r>
      <w:bookmarkEnd w:id="7"/>
    </w:p>
    <w:p w14:paraId="03E39DE5" w14:textId="39E5EA82" w:rsidR="00110D73" w:rsidRDefault="00110D73" w:rsidP="00CC1DC7">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 xml:space="preserve">Annual estimates of juvenile and smolt migrants and CI’s for at least one population per MPG. </w:t>
      </w:r>
      <w:commentRangeStart w:id="8"/>
      <w:r>
        <w:rPr>
          <w:rFonts w:cs="Times New Roman"/>
        </w:rPr>
        <w:t xml:space="preserve">Juvenile and smolt monitoring </w:t>
      </w:r>
      <w:commentRangeEnd w:id="8"/>
      <w:r w:rsidR="00EA75BD">
        <w:rPr>
          <w:rStyle w:val="CommentReference"/>
        </w:rPr>
        <w:commentReference w:id="8"/>
      </w:r>
      <w:r>
        <w:rPr>
          <w:rFonts w:cs="Times New Roman"/>
        </w:rPr>
        <w:t>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 xml:space="preserve">For VSP analysis the </w:t>
      </w:r>
      <w:proofErr w:type="spellStart"/>
      <w:proofErr w:type="gramStart"/>
      <w:r>
        <w:rPr>
          <w:rFonts w:cs="Times New Roman"/>
        </w:rPr>
        <w:t>adult:adult</w:t>
      </w:r>
      <w:proofErr w:type="spellEnd"/>
      <w:proofErr w:type="gramEnd"/>
      <w:r>
        <w:rPr>
          <w:rFonts w:cs="Times New Roman"/>
        </w:rPr>
        <w:t xml:space="preserve"> productivity estimate is a higher priority than the </w:t>
      </w:r>
      <w:proofErr w:type="spellStart"/>
      <w:r>
        <w:rPr>
          <w:rFonts w:cs="Times New Roman"/>
        </w:rPr>
        <w:t>adult:juvenile</w:t>
      </w:r>
      <w:proofErr w:type="spellEnd"/>
      <w:r>
        <w:rPr>
          <w:rFonts w:cs="Times New Roman"/>
        </w:rPr>
        <w:t xml:space="preserve"> (smolt) productivity estimate.</w:t>
      </w:r>
    </w:p>
    <w:p w14:paraId="005AC48D" w14:textId="1316283F" w:rsidR="00FC56E6" w:rsidRPr="00110D73" w:rsidRDefault="00FC56E6" w:rsidP="00CC1DC7">
      <w:pPr>
        <w:pStyle w:val="Heading2"/>
        <w:jc w:val="both"/>
      </w:pPr>
      <w:bookmarkStart w:id="9" w:name="_Toc164257238"/>
      <w:r>
        <w:t>Spatial Structure</w:t>
      </w:r>
      <w:bookmarkEnd w:id="9"/>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10" w:name="_Toc164257239"/>
      <w:r>
        <w:t>Diversity</w:t>
      </w:r>
      <w:bookmarkEnd w:id="10"/>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11"/>
      <w:commentRangeStart w:id="12"/>
      <w:r w:rsidR="004C2978">
        <w:rPr>
          <w:rFonts w:cs="Times New Roman"/>
        </w:rPr>
        <w:t xml:space="preserve">spatial structure </w:t>
      </w:r>
      <w:commentRangeEnd w:id="11"/>
      <w:r w:rsidR="004C2978">
        <w:rPr>
          <w:rStyle w:val="CommentReference"/>
        </w:rPr>
        <w:commentReference w:id="11"/>
      </w:r>
      <w:commentRangeEnd w:id="12"/>
      <w:r w:rsidR="00756EFD">
        <w:rPr>
          <w:rStyle w:val="CommentReference"/>
        </w:rPr>
        <w:commentReference w:id="12"/>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3"/>
      <w:commentRangeStart w:id="14"/>
      <w:r w:rsidR="004C2978">
        <w:rPr>
          <w:rFonts w:cs="Times New Roman"/>
        </w:rPr>
        <w:t>.</w:t>
      </w:r>
      <w:commentRangeEnd w:id="13"/>
      <w:r w:rsidR="004C2978">
        <w:rPr>
          <w:rStyle w:val="CommentReference"/>
        </w:rPr>
        <w:commentReference w:id="13"/>
      </w:r>
      <w:commentRangeEnd w:id="14"/>
      <w:r w:rsidR="00756EFD">
        <w:rPr>
          <w:rStyle w:val="CommentReference"/>
        </w:rPr>
        <w:commentReference w:id="14"/>
      </w:r>
    </w:p>
    <w:p w14:paraId="70F92BF5" w14:textId="71E4FD05" w:rsidR="00A72EAA" w:rsidRDefault="00A72EAA" w:rsidP="00C054E0">
      <w:pPr>
        <w:pStyle w:val="Heading1"/>
        <w:jc w:val="both"/>
      </w:pPr>
      <w:bookmarkStart w:id="15" w:name="_Toc164257240"/>
      <w:r w:rsidRPr="00F97286">
        <w:t xml:space="preserve">PRIORITIZATION </w:t>
      </w:r>
      <w:r w:rsidR="00393A12">
        <w:t>FRAMEWORK</w:t>
      </w:r>
      <w:bookmarkEnd w:id="15"/>
    </w:p>
    <w:p w14:paraId="692B3680" w14:textId="3777E04C" w:rsidR="006377EF" w:rsidRDefault="00CC1DC7" w:rsidP="00C054E0">
      <w:pPr>
        <w:pStyle w:val="ListParagraph"/>
        <w:numPr>
          <w:ilvl w:val="0"/>
          <w:numId w:val="2"/>
        </w:numPr>
        <w:jc w:val="both"/>
        <w:rPr>
          <w:rFonts w:cs="Times New Roman"/>
        </w:rPr>
      </w:pPr>
      <w:r>
        <w:rPr>
          <w:rFonts w:cs="Times New Roman"/>
        </w:rPr>
        <w:t xml:space="preserve">First, we evaluated existing status and trends monitoring activities within each Snake River spring/summer Chinook salmon and steelhead population to determine areas with current </w:t>
      </w:r>
      <w:r>
        <w:rPr>
          <w:rFonts w:cs="Times New Roman"/>
        </w:rPr>
        <w:lastRenderedPageBreak/>
        <w:t>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 xml:space="preserve">recision monitoring include </w:t>
      </w:r>
      <w:commentRangeStart w:id="16"/>
      <w:r>
        <w:rPr>
          <w:rFonts w:cs="Times New Roman"/>
        </w:rPr>
        <w:t>spawning ground surveys</w:t>
      </w:r>
      <w:commentRangeEnd w:id="16"/>
      <w:r w:rsidR="005B6043">
        <w:rPr>
          <w:rStyle w:val="CommentReference"/>
        </w:rPr>
        <w:commentReference w:id="16"/>
      </w:r>
      <w:r>
        <w:rPr>
          <w:rFonts w:cs="Times New Roman"/>
        </w:rPr>
        <w:t>, and picket weirs or IPTDS operated upstream of some major spawning areas</w:t>
      </w:r>
      <w:bookmarkStart w:id="17" w:name="_Ref163721176"/>
      <w:r w:rsidR="002A39E5">
        <w:rPr>
          <w:rStyle w:val="FootnoteReference"/>
          <w:rFonts w:cs="Times New Roman"/>
        </w:rPr>
        <w:footnoteReference w:id="3"/>
      </w:r>
      <w:bookmarkEnd w:id="17"/>
      <w:r>
        <w:rPr>
          <w:rFonts w:cs="Times New Roman"/>
        </w:rPr>
        <w:t>.</w:t>
      </w:r>
    </w:p>
    <w:p w14:paraId="0CA95FE5" w14:textId="77777777" w:rsidR="006377EF" w:rsidRPr="006377EF" w:rsidRDefault="006377EF" w:rsidP="00C054E0">
      <w:pPr>
        <w:pStyle w:val="ListParagraph"/>
        <w:jc w:val="both"/>
        <w:rPr>
          <w:rFonts w:cs="Times New Roman"/>
        </w:rPr>
      </w:pPr>
    </w:p>
    <w:p w14:paraId="4D21AD54" w14:textId="573F082E"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 xml:space="preserve">CV of ≤ 15%, and occur at a spatial/temporal scale that includes all fish returning to major spawning areas within the population. Fish returning to minor spawning areas may be excluded. Examples of high-precision adult monitoring include </w:t>
      </w:r>
      <w:del w:id="18" w:author="Copeland,Tim" w:date="2024-05-14T14:21:00Z" w16du:dateUtc="2024-05-14T20:21:00Z">
        <w:r w:rsidR="003E4E69" w:rsidDel="001D1CDD">
          <w:rPr>
            <w:rFonts w:cs="Times New Roman"/>
          </w:rPr>
          <w:delText xml:space="preserve">picket </w:delText>
        </w:r>
      </w:del>
      <w:r w:rsidR="003E4E69">
        <w:rPr>
          <w:rFonts w:cs="Times New Roman"/>
        </w:rPr>
        <w:t>weirs</w:t>
      </w:r>
      <w:ins w:id="19" w:author="Copeland,Tim" w:date="2024-05-14T14:22:00Z" w16du:dateUtc="2024-05-14T20:22:00Z">
        <w:r w:rsidR="001D1CDD">
          <w:rPr>
            <w:rFonts w:cs="Times New Roman"/>
          </w:rPr>
          <w:t>/traps</w:t>
        </w:r>
      </w:ins>
      <w:r w:rsidR="003E4E69">
        <w:rPr>
          <w:rFonts w:cs="Times New Roman"/>
        </w:rPr>
        <w:t xml:space="preserve"> </w:t>
      </w:r>
      <w:del w:id="20" w:author="Copeland,Tim" w:date="2024-05-14T14:23:00Z" w16du:dateUtc="2024-05-14T20:23:00Z">
        <w:r w:rsidR="003E4E69" w:rsidDel="00520263">
          <w:rPr>
            <w:rFonts w:cs="Times New Roman"/>
          </w:rPr>
          <w:delText xml:space="preserve">and </w:delText>
        </w:r>
      </w:del>
      <w:ins w:id="21" w:author="Copeland,Tim" w:date="2024-05-14T14:23:00Z" w16du:dateUtc="2024-05-14T20:23:00Z">
        <w:r w:rsidR="00520263">
          <w:rPr>
            <w:rFonts w:cs="Times New Roman"/>
          </w:rPr>
          <w:t>or</w:t>
        </w:r>
        <w:r w:rsidR="00520263">
          <w:rPr>
            <w:rFonts w:cs="Times New Roman"/>
          </w:rPr>
          <w:t xml:space="preserve"> </w:t>
        </w:r>
      </w:ins>
      <w:r w:rsidR="003E4E69">
        <w:rPr>
          <w:rFonts w:cs="Times New Roman"/>
        </w:rPr>
        <w:t>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22"/>
      <w:commentRangeStart w:id="23"/>
      <w:r>
        <w:rPr>
          <w:rFonts w:cs="Times New Roman"/>
        </w:rPr>
        <w:t>).</w:t>
      </w:r>
      <w:commentRangeEnd w:id="22"/>
      <w:r>
        <w:rPr>
          <w:rStyle w:val="CommentReference"/>
        </w:rPr>
        <w:commentReference w:id="22"/>
      </w:r>
      <w:commentRangeEnd w:id="23"/>
      <w:r w:rsidR="005F3C57">
        <w:rPr>
          <w:rStyle w:val="CommentReference"/>
        </w:rPr>
        <w:commentReference w:id="23"/>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lastRenderedPageBreak/>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24" w:name="_Ref136929152"/>
      <w:bookmarkStart w:id="25" w:name="_Ref163715149"/>
    </w:p>
    <w:p w14:paraId="70B7C773" w14:textId="580C5E8E" w:rsidR="00564F9C" w:rsidRDefault="00564F9C" w:rsidP="009D1563">
      <w:pPr>
        <w:pStyle w:val="Caption"/>
        <w:jc w:val="both"/>
        <w:rPr>
          <w:rFonts w:cs="Times New Roman"/>
        </w:rPr>
      </w:pPr>
      <w:bookmarkStart w:id="26"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24"/>
      <w:bookmarkEnd w:id="25"/>
      <w:bookmarkEnd w:id="26"/>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7"/>
      <w:commentRangeStart w:id="28"/>
      <w:commentRangeStart w:id="29"/>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7"/>
      <w:commentRangeEnd w:id="29"/>
      <w:r w:rsidR="00BE4034">
        <w:rPr>
          <w:rStyle w:val="CommentReference"/>
        </w:rPr>
        <w:commentReference w:id="29"/>
      </w:r>
      <w:r w:rsidR="00FA1452">
        <w:rPr>
          <w:rStyle w:val="CommentReference"/>
        </w:rPr>
        <w:commentReference w:id="27"/>
      </w:r>
      <w:commentRangeEnd w:id="28"/>
      <w:r w:rsidR="00C41C67">
        <w:rPr>
          <w:rStyle w:val="CommentReference"/>
        </w:rPr>
        <w:commentReference w:id="28"/>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30"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30"/>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31"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31"/>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32"/>
            <w:commentRangeStart w:id="33"/>
            <w:r w:rsidR="00FA1452" w:rsidRPr="00B10F24">
              <w:rPr>
                <w:rFonts w:cs="Times New Roman"/>
                <w:sz w:val="20"/>
                <w:szCs w:val="20"/>
              </w:rPr>
              <w:t xml:space="preserve">continuously (or near continuously) </w:t>
            </w:r>
            <w:commentRangeEnd w:id="32"/>
            <w:r w:rsidR="00FA1452">
              <w:rPr>
                <w:rStyle w:val="CommentReference"/>
              </w:rPr>
              <w:commentReference w:id="32"/>
            </w:r>
            <w:commentRangeEnd w:id="33"/>
            <w:r w:rsidR="00186027">
              <w:rPr>
                <w:rStyle w:val="CommentReference"/>
              </w:rPr>
              <w:commentReference w:id="33"/>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commentRangeStart w:id="34"/>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commentRangeEnd w:id="34"/>
      <w:r w:rsidR="004321BF">
        <w:rPr>
          <w:rStyle w:val="CommentReference"/>
        </w:rPr>
        <w:commentReference w:id="34"/>
      </w:r>
    </w:p>
    <w:p w14:paraId="0B82C2B1" w14:textId="5A999B43" w:rsidR="00465B97" w:rsidRPr="00465B97" w:rsidRDefault="00465B97" w:rsidP="00A14C61">
      <w:pPr>
        <w:pStyle w:val="Caption"/>
        <w:jc w:val="both"/>
      </w:pPr>
      <w:bookmarkStart w:id="35"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35"/>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36" w:name="_Toc164257241"/>
      <w:r>
        <w:lastRenderedPageBreak/>
        <w:t>Additional Considerations</w:t>
      </w:r>
      <w:bookmarkEnd w:id="36"/>
    </w:p>
    <w:p w14:paraId="07A035E9" w14:textId="459E91EA"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37"/>
      <w:commentRangeStart w:id="38"/>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37"/>
      <w:r w:rsidR="00657327">
        <w:rPr>
          <w:rStyle w:val="CommentReference"/>
        </w:rPr>
        <w:commentReference w:id="37"/>
      </w:r>
      <w:commentRangeEnd w:id="38"/>
      <w:r w:rsidR="00047A2D">
        <w:rPr>
          <w:rStyle w:val="CommentReference"/>
        </w:rPr>
        <w:commentReference w:id="38"/>
      </w:r>
    </w:p>
    <w:p w14:paraId="069457E7" w14:textId="311D5FB4"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39" w:name="_Toc164257242"/>
      <w:r w:rsidRPr="003627F5">
        <w:t>RESULTS</w:t>
      </w:r>
      <w:bookmarkEnd w:id="39"/>
    </w:p>
    <w:p w14:paraId="3DA8CF8A" w14:textId="3F677585" w:rsidR="00C63F85" w:rsidRDefault="00C63F85" w:rsidP="003627F5">
      <w:pPr>
        <w:pStyle w:val="Heading2"/>
      </w:pPr>
      <w:bookmarkStart w:id="40" w:name="_Toc164257243"/>
      <w:r>
        <w:t>Synopsis</w:t>
      </w:r>
      <w:bookmarkEnd w:id="40"/>
    </w:p>
    <w:p w14:paraId="06CF28D6" w14:textId="7DDC1EF1"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w:t>
      </w:r>
      <w:r w:rsidR="00B1481F">
        <w:rPr>
          <w:rFonts w:cs="Times New Roman"/>
        </w:rPr>
        <w:t>, currently under another project,</w:t>
      </w:r>
      <w:r w:rsidRPr="00D673D0">
        <w:rPr>
          <w:rFonts w:cs="Times New Roman"/>
        </w:rPr>
        <w:t xml:space="preserve"> recommended for funding under the IPTDS O&amp;M project, 3) proposed new sites, or 4) candidates for decommissioning, removal, or transfer from the IPTDS O&amp;M project</w:t>
      </w:r>
      <w:r w:rsidR="00B1481F">
        <w:rPr>
          <w:rFonts w:cs="Times New Roman"/>
        </w:rPr>
        <w:t xml:space="preserve"> to appropriate project</w:t>
      </w:r>
      <w:r w:rsidRPr="00D673D0">
        <w:rPr>
          <w:rFonts w:cs="Times New Roman"/>
        </w:rPr>
        <w: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bookmarkStart w:id="41" w:name="_Hlk164340094"/>
    </w:p>
    <w:p w14:paraId="604A747A" w14:textId="579DAB05" w:rsidR="00B96B7C" w:rsidRDefault="00B96B7C" w:rsidP="004E196B">
      <w:pPr>
        <w:pStyle w:val="Caption"/>
        <w:jc w:val="center"/>
        <w:rPr>
          <w:rFonts w:cs="Times New Roman"/>
        </w:rPr>
      </w:pPr>
      <w:bookmarkStart w:id="4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4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commentRangeStart w:id="43"/>
            <w:r>
              <w:rPr>
                <w:rFonts w:cs="Times New Roman"/>
              </w:rPr>
              <w:t>10</w:t>
            </w:r>
            <w:commentRangeEnd w:id="43"/>
            <w:r w:rsidR="001B7222">
              <w:rPr>
                <w:rStyle w:val="CommentReference"/>
              </w:rPr>
              <w:commentReference w:id="43"/>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commentRangeStart w:id="44"/>
            <w:r>
              <w:rPr>
                <w:rFonts w:cs="Times New Roman"/>
              </w:rPr>
              <w:t>5</w:t>
            </w:r>
            <w:commentRangeEnd w:id="44"/>
            <w:r w:rsidR="0085287E">
              <w:rPr>
                <w:rStyle w:val="CommentReference"/>
              </w:rPr>
              <w:commentReference w:id="44"/>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bookmarkEnd w:id="41"/>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45" w:name="_Ref163737213"/>
      <w:bookmarkStart w:id="46" w:name="_Ref163717399"/>
      <w:bookmarkStart w:id="47" w:name="_Ref141944808"/>
      <w:bookmarkStart w:id="48"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45"/>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46"/>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commentRangeStart w:id="49"/>
            <w:r w:rsidRPr="000A18C8">
              <w:rPr>
                <w:rFonts w:cs="Times New Roman"/>
                <w:i w:val="0"/>
                <w:iCs w:val="0"/>
                <w:color w:val="000000"/>
                <w:szCs w:val="20"/>
              </w:rPr>
              <w:t>.</w:t>
            </w:r>
            <w:commentRangeEnd w:id="49"/>
            <w:r w:rsidR="00093B2B">
              <w:rPr>
                <w:rStyle w:val="CommentReference"/>
                <w:i w:val="0"/>
                <w:iCs w:val="0"/>
              </w:rPr>
              <w:commentReference w:id="49"/>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6760410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commentRangeStart w:id="50"/>
            <w:r w:rsidRPr="000A18C8">
              <w:rPr>
                <w:rFonts w:cs="Times New Roman"/>
                <w:i w:val="0"/>
                <w:iCs w:val="0"/>
                <w:color w:val="000000"/>
                <w:szCs w:val="20"/>
              </w:rPr>
              <w:t>.</w:t>
            </w:r>
            <w:commentRangeEnd w:id="50"/>
            <w:r w:rsidR="001F753D">
              <w:rPr>
                <w:rStyle w:val="CommentReference"/>
                <w:i w:val="0"/>
                <w:iCs w:val="0"/>
              </w:rPr>
              <w:commentReference w:id="50"/>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w:t>
            </w:r>
            <w:commentRangeStart w:id="51"/>
            <w:r w:rsidRPr="003031D2">
              <w:rPr>
                <w:rFonts w:cs="Times New Roman"/>
                <w:i w:val="0"/>
                <w:iCs w:val="0"/>
                <w:color w:val="000000"/>
                <w:szCs w:val="20"/>
              </w:rPr>
              <w:t>remove</w:t>
            </w:r>
            <w:commentRangeEnd w:id="51"/>
            <w:r w:rsidR="00762E24">
              <w:rPr>
                <w:rStyle w:val="CommentReference"/>
                <w:i w:val="0"/>
                <w:iCs w:val="0"/>
              </w:rPr>
              <w:commentReference w:id="51"/>
            </w:r>
            <w:r w:rsidRPr="003031D2">
              <w:rPr>
                <w:rFonts w:cs="Times New Roman"/>
                <w:i w:val="0"/>
                <w:iCs w:val="0"/>
                <w:color w:val="000000"/>
                <w:szCs w:val="20"/>
              </w:rPr>
              <w:t xml:space="preser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6D37E732"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 xml:space="preserve">Long-term, either LLR or both HYC and LRW could be considered for consolidation to </w:t>
            </w:r>
            <w:commentRangeStart w:id="52"/>
            <w:r w:rsidRPr="000B78CF">
              <w:rPr>
                <w:rFonts w:cs="Times New Roman"/>
                <w:i w:val="0"/>
                <w:iCs w:val="0"/>
                <w:color w:val="000000"/>
                <w:szCs w:val="20"/>
              </w:rPr>
              <w:t>single-pass arrays</w:t>
            </w:r>
            <w:commentRangeEnd w:id="52"/>
            <w:r w:rsidR="00E6405F">
              <w:rPr>
                <w:rStyle w:val="CommentReference"/>
                <w:i w:val="0"/>
                <w:iCs w:val="0"/>
              </w:rPr>
              <w:commentReference w:id="52"/>
            </w:r>
            <w:r w:rsidRPr="000B78CF">
              <w:rPr>
                <w:rFonts w:cs="Times New Roman"/>
                <w:i w:val="0"/>
                <w:iCs w:val="0"/>
                <w:color w:val="000000"/>
                <w:szCs w:val="20"/>
              </w:rPr>
              <w:t>, depending on desire</w:t>
            </w:r>
            <w:r w:rsidR="000B78CF" w:rsidRPr="000B78CF">
              <w:rPr>
                <w:rFonts w:cs="Times New Roman"/>
                <w:i w:val="0"/>
                <w:iCs w:val="0"/>
                <w:color w:val="000000"/>
                <w:szCs w:val="20"/>
              </w:rPr>
              <w:t>d</w:t>
            </w:r>
            <w:r w:rsidRPr="000B78CF">
              <w:rPr>
                <w:rFonts w:cs="Times New Roman"/>
                <w:i w:val="0"/>
                <w:iCs w:val="0"/>
                <w:color w:val="000000"/>
                <w:szCs w:val="20"/>
              </w:rPr>
              <w:t xml:space="preserve"> IMW RM&amp;E objectives and O&amp;M costs, especially if site(s) were upgraded to IS1001 MC(s).</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w:t>
            </w:r>
            <w:r w:rsidRPr="000A18C8">
              <w:rPr>
                <w:rFonts w:cs="Times New Roman"/>
                <w:i w:val="0"/>
                <w:iCs w:val="0"/>
                <w:color w:val="000000"/>
                <w:szCs w:val="20"/>
              </w:rPr>
              <w:lastRenderedPageBreak/>
              <w:t xml:space="preserve">the only major spawning area within both populations. Secondary options include upper Chamberlain Creek (near the airstrip), or in one of the five steelhead minor spawning areas (Sabe, </w:t>
            </w:r>
            <w:proofErr w:type="spellStart"/>
            <w:r w:rsidRPr="000A18C8">
              <w:rPr>
                <w:rFonts w:cs="Times New Roman"/>
                <w:i w:val="0"/>
                <w:iCs w:val="0"/>
                <w:color w:val="000000"/>
                <w:szCs w:val="20"/>
              </w:rPr>
              <w:t>Bargamin</w:t>
            </w:r>
            <w:proofErr w:type="spellEnd"/>
            <w:r w:rsidRPr="000A18C8">
              <w:rPr>
                <w:rFonts w:cs="Times New Roman"/>
                <w:i w:val="0"/>
                <w:iCs w:val="0"/>
                <w:color w:val="000000"/>
                <w:szCs w:val="20"/>
              </w:rPr>
              <w:t>, Warren, Crooked, or Sheep creeks</w:t>
            </w:r>
            <w:commentRangeStart w:id="53"/>
            <w:r w:rsidRPr="000A18C8">
              <w:rPr>
                <w:rFonts w:cs="Times New Roman"/>
                <w:i w:val="0"/>
                <w:iCs w:val="0"/>
                <w:color w:val="000000"/>
                <w:szCs w:val="20"/>
              </w:rPr>
              <w:t>).</w:t>
            </w:r>
            <w:commentRangeEnd w:id="53"/>
            <w:r w:rsidR="00B5429F">
              <w:rPr>
                <w:rStyle w:val="CommentReference"/>
                <w:i w:val="0"/>
                <w:iCs w:val="0"/>
              </w:rPr>
              <w:commentReference w:id="53"/>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426B380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SFMAI-s and SFSEC-s are the only two populations within the MPG with a high B-run component, and thus, high-precision monitoring is desired. </w:t>
            </w:r>
            <w:del w:id="54" w:author="Copeland,Tim" w:date="2024-05-14T14:45:00Z" w16du:dateUtc="2024-05-14T20:45:00Z">
              <w:r w:rsidRPr="000A18C8" w:rsidDel="006B1935">
                <w:rPr>
                  <w:rFonts w:cs="Times New Roman"/>
                  <w:i w:val="0"/>
                  <w:iCs w:val="0"/>
                  <w:color w:val="000000"/>
                  <w:szCs w:val="20"/>
                </w:rPr>
                <w:delText xml:space="preserve">Additionally, SFG is being considered as an experimental location to monitor reach-specific juvenile survival and aids coverage and precision of abundance estimates for these </w:delText>
              </w:r>
              <w:commentRangeStart w:id="55"/>
              <w:r w:rsidRPr="000A18C8" w:rsidDel="006B1935">
                <w:rPr>
                  <w:rFonts w:cs="Times New Roman"/>
                  <w:i w:val="0"/>
                  <w:iCs w:val="0"/>
                  <w:color w:val="000000"/>
                  <w:szCs w:val="20"/>
                </w:rPr>
                <w:delText>populations.</w:delText>
              </w:r>
            </w:del>
            <w:commentRangeEnd w:id="55"/>
            <w:r w:rsidR="00480FA6">
              <w:rPr>
                <w:rStyle w:val="CommentReference"/>
                <w:i w:val="0"/>
                <w:iCs w:val="0"/>
              </w:rPr>
              <w:commentReference w:id="55"/>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3F7A0CD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commentRangeStart w:id="56"/>
            <w:r w:rsidR="000B78CF">
              <w:rPr>
                <w:rFonts w:cs="Times New Roman"/>
                <w:i w:val="0"/>
                <w:iCs w:val="0"/>
                <w:color w:val="000000"/>
                <w:szCs w:val="20"/>
              </w:rPr>
              <w:t>.</w:t>
            </w:r>
            <w:commentRangeEnd w:id="56"/>
            <w:r w:rsidR="00155A3B">
              <w:rPr>
                <w:rStyle w:val="CommentReference"/>
                <w:i w:val="0"/>
                <w:iCs w:val="0"/>
              </w:rPr>
              <w:commentReference w:id="56"/>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w:t>
            </w:r>
            <w:commentRangeStart w:id="57"/>
            <w:r w:rsidRPr="000A18C8">
              <w:rPr>
                <w:rFonts w:cs="Times New Roman"/>
                <w:i w:val="0"/>
                <w:iCs w:val="0"/>
                <w:color w:val="000000"/>
                <w:szCs w:val="20"/>
              </w:rPr>
              <w:t>SC3, SC4, or CRA</w:t>
            </w:r>
            <w:commentRangeEnd w:id="57"/>
            <w:r w:rsidR="00C62AAB">
              <w:rPr>
                <w:rStyle w:val="CommentReference"/>
                <w:i w:val="0"/>
                <w:iCs w:val="0"/>
              </w:rPr>
              <w:commentReference w:id="57"/>
            </w:r>
            <w:r w:rsidRPr="000A18C8">
              <w:rPr>
                <w:rFonts w:cs="Times New Roman"/>
                <w:i w:val="0"/>
                <w:iCs w:val="0"/>
                <w:color w:val="000000"/>
                <w:szCs w:val="20"/>
              </w:rPr>
              <w:t>)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WR1 should continue to be funded under the project. A two-pass array at MR1 would allow an estimate of a detection probability at both WR1 and the lower array and MR1 and allow parsing of abundance among steelhead major spawning areas and </w:t>
            </w:r>
            <w:proofErr w:type="spellStart"/>
            <w:r w:rsidRPr="000A18C8">
              <w:rPr>
                <w:rFonts w:cs="Times New Roman"/>
                <w:i w:val="0"/>
                <w:iCs w:val="0"/>
                <w:color w:val="000000"/>
                <w:szCs w:val="20"/>
              </w:rPr>
              <w:t>sp</w:t>
            </w:r>
            <w:proofErr w:type="spellEnd"/>
            <w:r w:rsidRPr="000A18C8">
              <w:rPr>
                <w:rFonts w:cs="Times New Roman"/>
                <w:i w:val="0"/>
                <w:iCs w:val="0"/>
                <w:color w:val="000000"/>
                <w:szCs w:val="20"/>
              </w:rPr>
              <w:t>/sum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proofErr w:type="spellStart"/>
            <w:r w:rsidRPr="003031D2">
              <w:rPr>
                <w:rFonts w:cs="Times New Roman"/>
                <w:b w:val="0"/>
                <w:bCs w:val="0"/>
                <w:i w:val="0"/>
                <w:iCs w:val="0"/>
                <w:szCs w:val="20"/>
              </w:rPr>
              <w:t>Alpowa</w:t>
            </w:r>
            <w:proofErr w:type="spellEnd"/>
            <w:r w:rsidRPr="003031D2">
              <w:rPr>
                <w:rFonts w:cs="Times New Roman"/>
                <w:b w:val="0"/>
                <w:bCs w:val="0"/>
                <w:i w:val="0"/>
                <w:iCs w:val="0"/>
                <w:szCs w:val="20"/>
              </w:rPr>
              <w:t xml:space="preserve">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Add an IPTDS in lower </w:t>
            </w:r>
            <w:proofErr w:type="spellStart"/>
            <w:r w:rsidRPr="000A18C8">
              <w:rPr>
                <w:rFonts w:cs="Times New Roman"/>
                <w:i w:val="0"/>
                <w:iCs w:val="0"/>
                <w:color w:val="000000"/>
                <w:szCs w:val="20"/>
              </w:rPr>
              <w:t>Alpowa</w:t>
            </w:r>
            <w:proofErr w:type="spellEnd"/>
            <w:r w:rsidRPr="000A18C8">
              <w:rPr>
                <w:rFonts w:cs="Times New Roman"/>
                <w:i w:val="0"/>
                <w:iCs w:val="0"/>
                <w:color w:val="000000"/>
                <w:szCs w:val="20"/>
              </w:rPr>
              <w:t xml:space="preserve"> Creek to ensure high-</w:t>
            </w:r>
            <w:proofErr w:type="spellStart"/>
            <w:r w:rsidRPr="000A18C8">
              <w:rPr>
                <w:rFonts w:cs="Times New Roman"/>
                <w:i w:val="0"/>
                <w:iCs w:val="0"/>
                <w:color w:val="000000"/>
                <w:szCs w:val="20"/>
              </w:rPr>
              <w:t>precison</w:t>
            </w:r>
            <w:proofErr w:type="spellEnd"/>
            <w:r w:rsidRPr="000A18C8">
              <w:rPr>
                <w:rFonts w:cs="Times New Roman"/>
                <w:i w:val="0"/>
                <w:iCs w:val="0"/>
                <w:color w:val="000000"/>
                <w:szCs w:val="20"/>
              </w:rPr>
              <w:t xml:space="preserve"> monitoring of one steelhead population within the MPG</w:t>
            </w:r>
            <w:r w:rsidR="00DD6B7D">
              <w:rPr>
                <w:rFonts w:cs="Times New Roman"/>
                <w:i w:val="0"/>
                <w:iCs w:val="0"/>
                <w:color w:val="000000"/>
                <w:szCs w:val="20"/>
              </w:rPr>
              <w:t xml:space="preserve">, unless a weir is reliably operated in </w:t>
            </w:r>
            <w:proofErr w:type="spellStart"/>
            <w:r w:rsidR="00DD6B7D">
              <w:rPr>
                <w:rFonts w:cs="Times New Roman"/>
                <w:i w:val="0"/>
                <w:iCs w:val="0"/>
                <w:color w:val="000000"/>
                <w:szCs w:val="20"/>
              </w:rPr>
              <w:t>Alpowa</w:t>
            </w:r>
            <w:proofErr w:type="spellEnd"/>
            <w:r w:rsidR="00DD6B7D">
              <w:rPr>
                <w:rFonts w:cs="Times New Roman"/>
                <w:i w:val="0"/>
                <w:iCs w:val="0"/>
                <w:color w:val="000000"/>
                <w:szCs w:val="20"/>
              </w:rPr>
              <w:t xml:space="preserve"> Creek annually</w:t>
            </w:r>
            <w:r w:rsidRPr="000A18C8">
              <w:rPr>
                <w:rFonts w:cs="Times New Roman"/>
                <w:i w:val="0"/>
                <w:iCs w:val="0"/>
                <w:color w:val="000000"/>
                <w:szCs w:val="20"/>
              </w:rPr>
              <w:t>.</w:t>
            </w:r>
          </w:p>
        </w:tc>
      </w:tr>
      <w:bookmarkEnd w:id="47"/>
      <w:bookmarkEnd w:id="48"/>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58" w:name="_Toc164257244"/>
      <w:r>
        <w:lastRenderedPageBreak/>
        <w:t>DISCUSSION</w:t>
      </w:r>
      <w:bookmarkEnd w:id="58"/>
    </w:p>
    <w:p w14:paraId="673C12F1" w14:textId="63A85182" w:rsidR="007F2654" w:rsidRDefault="007F2654" w:rsidP="007F2654">
      <w:pPr>
        <w:jc w:val="both"/>
      </w:pPr>
      <w:r>
        <w:t>The goal of this IPTDS site prioritization report is to develop a framework (i.e., decision-making process) which will assist in making recommendations transparent</w:t>
      </w:r>
      <w:r w:rsidR="00B1481F">
        <w:t>, and repeatable into the future</w:t>
      </w:r>
      <w:commentRangeStart w:id="59"/>
      <w:r w:rsidR="00B1481F">
        <w:t>.</w:t>
      </w:r>
      <w:r>
        <w:t xml:space="preserve"> </w:t>
      </w:r>
      <w:commentRangeEnd w:id="59"/>
      <w:r w:rsidR="005620FA">
        <w:rPr>
          <w:rStyle w:val="CommentReference"/>
        </w:rPr>
        <w:commentReference w:id="59"/>
      </w:r>
      <w:r w:rsidR="00B1481F">
        <w:t>We do acknowledge that</w:t>
      </w:r>
      <w:r>
        <w:t xml:space="preserve">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w:t>
      </w:r>
      <w:del w:id="60" w:author="Copeland,Tim" w:date="2024-05-14T15:00:00Z" w16du:dateUtc="2024-05-14T21:00:00Z">
        <w:r w:rsidR="00AD54D2" w:rsidDel="00164F59">
          <w:delText xml:space="preserve">adult escapement into steelhead and spring/summer Chinook salmon populations in the South Fork Salmon River </w:delText>
        </w:r>
        <w:commentRangeStart w:id="61"/>
        <w:r w:rsidR="00AD54D2" w:rsidDel="00164F59">
          <w:delText>could be monitored without SFG</w:delText>
        </w:r>
      </w:del>
      <w:commentRangeEnd w:id="61"/>
      <w:r w:rsidR="00337354">
        <w:rPr>
          <w:rStyle w:val="CommentReference"/>
        </w:rPr>
        <w:commentReference w:id="61"/>
      </w:r>
      <w:del w:id="62" w:author="Copeland,Tim" w:date="2024-05-14T15:00:00Z" w16du:dateUtc="2024-05-14T21:00:00Z">
        <w:r w:rsidR="00AD54D2" w:rsidDel="00164F59">
          <w:delText xml:space="preserve">; however, detections at SFG are used to inform inseason management of the spring/summer Chinook salmon </w:delText>
        </w:r>
        <w:r w:rsidR="00E76B0B" w:rsidDel="00164F59">
          <w:delText>fishery and</w:delText>
        </w:r>
        <w:r w:rsidR="00AD54D2" w:rsidDel="00164F59">
          <w:delText xml:space="preserve"> given increases in read range (and detection probabilities) </w:delText>
        </w:r>
        <w:r w:rsidR="00E76B0B" w:rsidDel="00164F59">
          <w:delText>after recent (August 2023)</w:delText>
        </w:r>
        <w:r w:rsidR="00AD54D2" w:rsidDel="00164F59">
          <w:delText xml:space="preserve"> upgrades, is being considered to monitor reach-specific juvenile survival. Detections at SFG </w:delText>
        </w:r>
        <w:r w:rsidR="00E76B0B" w:rsidDel="00164F59">
          <w:delText>further</w:delText>
        </w:r>
        <w:r w:rsidR="00AD54D2" w:rsidDel="00164F59">
          <w:delText xml:space="preserve"> aid in accuracy and precision to sites upstream (e.g., ZEN, KRS, ESS)</w:delText>
        </w:r>
        <w:r w:rsidR="00F9056A" w:rsidDel="00164F59">
          <w:delText xml:space="preserve"> as it provides a main branching point in the patch occupancy model</w:delText>
        </w:r>
        <w:r w:rsidR="00E76B0B" w:rsidDel="00164F59">
          <w:delText xml:space="preserve"> and the SFMAI-s and SFSEC-s populations contain a high B-run component, and thus, SFG is considered for continued funding under the project despite not being necessary to achieve minimum ASMS guidelines. As another example, </w:delText>
        </w:r>
      </w:del>
      <w:r w:rsidR="00E76B0B">
        <w:t xml:space="preserve">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63"/>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63"/>
      <w:r w:rsidR="00635CEE">
        <w:rPr>
          <w:rStyle w:val="CommentReference"/>
        </w:rPr>
        <w:commentReference w:id="63"/>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64"/>
      <w:commentRangeStart w:id="65"/>
      <w:commentRangeStart w:id="66"/>
      <w:r w:rsidR="00E0415B" w:rsidRPr="0042581F">
        <w:rPr>
          <w:highlight w:val="cyan"/>
        </w:rPr>
        <w:t>.</w:t>
      </w:r>
      <w:commentRangeEnd w:id="64"/>
      <w:r w:rsidR="00E0415B" w:rsidRPr="0042581F">
        <w:rPr>
          <w:rStyle w:val="CommentReference"/>
          <w:highlight w:val="cyan"/>
        </w:rPr>
        <w:commentReference w:id="64"/>
      </w:r>
      <w:commentRangeEnd w:id="65"/>
      <w:r w:rsidR="00E0415B">
        <w:rPr>
          <w:rStyle w:val="CommentReference"/>
        </w:rPr>
        <w:commentReference w:id="65"/>
      </w:r>
      <w:commentRangeEnd w:id="66"/>
      <w:r w:rsidR="00E0415B">
        <w:rPr>
          <w:rStyle w:val="CommentReference"/>
        </w:rPr>
        <w:commentReference w:id="66"/>
      </w:r>
      <w:r>
        <w:rPr>
          <w:rFonts w:cs="Times New Roman"/>
        </w:rPr>
        <w:t xml:space="preserve"> </w:t>
      </w:r>
    </w:p>
    <w:p w14:paraId="3C1AF21F" w14:textId="3D5C2A81"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67"/>
      <w:r w:rsidR="00FF088F">
        <w:rPr>
          <w:rFonts w:cs="Times New Roman"/>
        </w:rPr>
        <w:t xml:space="preserve"> “near minimum” </w:t>
      </w:r>
      <w:commentRangeEnd w:id="67"/>
      <w:r w:rsidR="00FF088F">
        <w:rPr>
          <w:rStyle w:val="CommentReference"/>
        </w:rPr>
        <w:commentReference w:id="67"/>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68" w:name="_Toc164257245"/>
      <w:commentRangeStart w:id="69"/>
      <w:r>
        <w:lastRenderedPageBreak/>
        <w:t>Next Steps</w:t>
      </w:r>
      <w:bookmarkEnd w:id="68"/>
      <w:commentRangeEnd w:id="69"/>
      <w:r w:rsidR="005C64FB">
        <w:rPr>
          <w:rStyle w:val="CommentReference"/>
          <w:rFonts w:eastAsiaTheme="minorHAnsi" w:cstheme="minorBidi"/>
          <w:b w:val="0"/>
          <w:i w:val="0"/>
        </w:rPr>
        <w:commentReference w:id="69"/>
      </w:r>
    </w:p>
    <w:p w14:paraId="0209E9EB" w14:textId="5C15A00E" w:rsidR="00D73CCE" w:rsidRDefault="00D73CCE" w:rsidP="00D73CCE">
      <w:pPr>
        <w:jc w:val="both"/>
      </w:pPr>
      <w:r>
        <w:t xml:space="preserve">Our recommendations include five </w:t>
      </w:r>
      <w:r w:rsidR="00B76790">
        <w:t>new</w:t>
      </w:r>
      <w:r>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70" w:name="_Toc164257246"/>
      <w:r>
        <w:t>Conclusions</w:t>
      </w:r>
      <w:bookmarkEnd w:id="70"/>
    </w:p>
    <w:p w14:paraId="4F08FC21" w14:textId="5D092DA9"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 decommission, remove, or transfer 8 of its currently funded 32 sites, transfer 10 sites (funded under other projects), and add five additional sites (currently not funded), for a total of 39 total IPTDS. These recommendations should achieve </w:t>
      </w:r>
      <w:proofErr w:type="gramStart"/>
      <w:r>
        <w:t>a cost</w:t>
      </w:r>
      <w:proofErr w:type="gramEnd"/>
      <w:r>
        <w:t xml:space="preserve">-savings among all IPTDS-funded projects by placing the 39 required IPTDS under a single “umbrella”.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w:t>
      </w:r>
      <w:proofErr w:type="gramStart"/>
      <w:r w:rsidR="004643C6">
        <w:t>an overall</w:t>
      </w:r>
      <w:proofErr w:type="gramEnd"/>
      <w:r w:rsidR="004643C6">
        <w:t xml:space="preserve">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71" w:name="_Toc164257247"/>
      <w:r>
        <w:lastRenderedPageBreak/>
        <w:t>LITERATURE CITED</w:t>
      </w:r>
      <w:bookmarkEnd w:id="71"/>
    </w:p>
    <w:p w14:paraId="69CD9488" w14:textId="377DA7C6" w:rsidR="00521132" w:rsidRDefault="00521132" w:rsidP="00A14C61">
      <w:pPr>
        <w:ind w:left="360" w:hanging="360"/>
        <w:jc w:val="both"/>
        <w:rPr>
          <w:rFonts w:cs="Times New Roman"/>
        </w:rPr>
      </w:pPr>
      <w:r>
        <w:rPr>
          <w:rFonts w:cs="Times New Roman"/>
        </w:rPr>
        <w:t xml:space="preserve">Ackerman, M.W., B.K. Hand, R.K. Waples, G. Luikart, R.S. Waples, C.A. Steele, B.A. Garner, J. McCane, and M.R. Campbell. 2017. Effective Number of Breeders from Sibship Reconstruction: Empirical Evaluations using Hatchery Steelhead. Evolutionary Applications. 10(2):146-160. </w:t>
      </w:r>
      <w:proofErr w:type="spellStart"/>
      <w:r>
        <w:rPr>
          <w:rFonts w:cs="Times New Roman"/>
        </w:rPr>
        <w:t>doi</w:t>
      </w:r>
      <w:proofErr w:type="spellEnd"/>
      <w:r>
        <w:rPr>
          <w:rFonts w:cs="Times New Roman"/>
        </w:rPr>
        <w:t>: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 xml:space="preserve">grove, T. Copeland, and M.R. Campbell. 2022. The Genetic Composition of Wild Steelhead Based on Spatial Proximity to </w:t>
      </w:r>
      <w:proofErr w:type="gramStart"/>
      <w:r>
        <w:rPr>
          <w:rFonts w:cs="Times New Roman"/>
        </w:rPr>
        <w:t>a Hatchery</w:t>
      </w:r>
      <w:proofErr w:type="gramEnd"/>
      <w:r>
        <w:rPr>
          <w:rFonts w:cs="Times New Roman"/>
        </w:rPr>
        <w:t>.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 xml:space="preserve">McElhany, P., M.H. Ruckelshaus, M.J. Ford, T.C. Wainwright, and E.P. </w:t>
      </w:r>
      <w:proofErr w:type="spellStart"/>
      <w:r>
        <w:rPr>
          <w:rFonts w:cs="Times New Roman"/>
        </w:rPr>
        <w:t>Bjorkstedt</w:t>
      </w:r>
      <w:proofErr w:type="spellEnd"/>
      <w:r>
        <w:rPr>
          <w:rFonts w:cs="Times New Roman"/>
        </w:rPr>
        <w: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72" w:name="_Ref164257071"/>
      <w:bookmarkStart w:id="73" w:name="_Toc164257248"/>
      <w:bookmarkStart w:id="74" w:name="_Ref163140252"/>
      <w:r>
        <w:lastRenderedPageBreak/>
        <w:t>APPENDIX A. IPTDS Considerations by Species, MPG, and Population</w:t>
      </w:r>
      <w:bookmarkEnd w:id="72"/>
      <w:bookmarkEnd w:id="73"/>
    </w:p>
    <w:p w14:paraId="5D52E839" w14:textId="77777777" w:rsidR="00F67062" w:rsidRDefault="00F67062" w:rsidP="00F67062"/>
    <w:p w14:paraId="1E4EFCE4" w14:textId="77784DF0" w:rsidR="00F67062" w:rsidRDefault="00F67062" w:rsidP="00F67062">
      <w:pPr>
        <w:pStyle w:val="Heading2"/>
      </w:pPr>
      <w:bookmarkStart w:id="75" w:name="_Toc164257249"/>
      <w:r>
        <w:t>Snake River Basin Steelhead DPS</w:t>
      </w:r>
      <w:bookmarkEnd w:id="75"/>
    </w:p>
    <w:p w14:paraId="574874DE" w14:textId="77777777" w:rsidR="00F67062" w:rsidRDefault="00F67062" w:rsidP="00F67062">
      <w:pPr>
        <w:pStyle w:val="Heading3"/>
      </w:pPr>
      <w:bookmarkStart w:id="76" w:name="_Toc164257250"/>
      <w:r w:rsidRPr="00887F08">
        <w:t>Salmon River MPG</w:t>
      </w:r>
      <w:bookmarkEnd w:id="76"/>
    </w:p>
    <w:p w14:paraId="11B851C7" w14:textId="7089CB07" w:rsidR="00F67062" w:rsidRDefault="00F67062" w:rsidP="00F67062">
      <w:pPr>
        <w:jc w:val="both"/>
      </w:pPr>
      <w:r w:rsidRPr="00E91B22">
        <w:t>Fun</w:t>
      </w:r>
      <w:r>
        <w:t xml:space="preserve">ding for O&amp;M is currently provided for 17 IPTDS sites within the Salmon River MPG. We recommend the continued funding of O&amp;M for </w:t>
      </w:r>
      <w:del w:id="77" w:author="Copeland,Tim" w:date="2024-05-14T15:33:00Z" w16du:dateUtc="2024-05-14T21:33:00Z">
        <w:r w:rsidDel="00B125EB">
          <w:delText xml:space="preserve">11 </w:delText>
        </w:r>
      </w:del>
      <w:ins w:id="78" w:author="Copeland,Tim" w:date="2024-05-14T15:33:00Z" w16du:dateUtc="2024-05-14T21:33:00Z">
        <w:r w:rsidR="00B125EB">
          <w:t>10</w:t>
        </w:r>
        <w:r w:rsidR="00B125EB">
          <w:t xml:space="preserve"> </w:t>
        </w:r>
      </w:ins>
      <w:r>
        <w:t xml:space="preserve">of those sites currently funded under the project (VC2, LLR, LRW, HYC, NFS, MAR, TAY, </w:t>
      </w:r>
      <w:del w:id="79" w:author="Copeland,Tim" w:date="2024-05-14T15:33:00Z" w16du:dateUtc="2024-05-14T21:33:00Z">
        <w:r w:rsidDel="00B125EB">
          <w:delText xml:space="preserve">SFG, </w:delText>
        </w:r>
      </w:del>
      <w:r>
        <w:t xml:space="preserve">KRS, </w:t>
      </w:r>
      <w:r w:rsidRPr="00E91B22">
        <w:t>ESS</w:t>
      </w:r>
      <w:r>
        <w:t xml:space="preserve">, ZEN), potentially adding two sites (YFK and PCA) to ensure precise and long-term monitoring of the SRUMA-s and SRPAN-s populations, respectively, and adding four proposed sites to cover existing population monitoring gaps for a total of </w:t>
      </w:r>
      <w:del w:id="80" w:author="Copeland,Tim" w:date="2024-05-14T15:34:00Z" w16du:dateUtc="2024-05-14T21:34:00Z">
        <w:r w:rsidDel="00F164B0">
          <w:delText xml:space="preserve">17 </w:delText>
        </w:r>
      </w:del>
      <w:ins w:id="81" w:author="Copeland,Tim" w:date="2024-05-14T15:34:00Z" w16du:dateUtc="2024-05-14T21:34:00Z">
        <w:r w:rsidR="00F164B0">
          <w:t>16</w:t>
        </w:r>
        <w:r w:rsidR="00F164B0">
          <w:t xml:space="preserve"> </w:t>
        </w:r>
      </w:ins>
      <w:r>
        <w:t>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4F7F0549"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 xml:space="preserve">populations within the MPG are monitored with high precision, it is desired because the population is one of two populations within the MPG with a high B-run component and is targeted for viability or high viability. </w:t>
      </w:r>
      <w:del w:id="82" w:author="Copeland,Tim" w:date="2024-05-14T15:26:00Z" w16du:dateUtc="2024-05-14T21:26:00Z">
        <w:r w:rsidDel="00D96328">
          <w:delText xml:space="preserve">In addition, the SFG site is currently being considered for experimental juvenile survival monitoring. </w:delText>
        </w:r>
      </w:del>
      <w:r>
        <w:t>Funding under the IPTDS O&amp;M project should be continued for each of KRS, ESS, and SFG.</w:t>
      </w:r>
    </w:p>
    <w:p w14:paraId="6C8F1967" w14:textId="77777777" w:rsidR="00F67062" w:rsidRDefault="00F67062" w:rsidP="00F67062">
      <w:pPr>
        <w:jc w:val="both"/>
      </w:pPr>
      <w:r>
        <w:t xml:space="preserve">The SRPAH-s population is currently monitored using a combination of the </w:t>
      </w:r>
      <w:proofErr w:type="spellStart"/>
      <w:r>
        <w:t>Pahsimeroi</w:t>
      </w:r>
      <w:proofErr w:type="spellEnd"/>
      <w:r>
        <w:t xml:space="preserve"> Hatchery weir and USE and USI (both O&amp;M funded). The USE site provides more complete population coverage than USI and the weir; however, an estimate of abundance at USE is reliant on observations at USI and sites upstream (including </w:t>
      </w:r>
      <w:proofErr w:type="spellStart"/>
      <w:r>
        <w:t>Pahsimeroi</w:t>
      </w:r>
      <w:proofErr w:type="spellEnd"/>
      <w:r>
        <w:t xml:space="preserve">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83"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83"/>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84"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commentRangeStart w:id="85"/>
            <w:r>
              <w:rPr>
                <w:rFonts w:cs="Times New Roman"/>
                <w:sz w:val="20"/>
                <w:szCs w:val="20"/>
              </w:rPr>
              <w:t>.</w:t>
            </w:r>
            <w:commentRangeEnd w:id="85"/>
            <w:r w:rsidR="00FE27A5">
              <w:rPr>
                <w:rStyle w:val="CommentReference"/>
              </w:rPr>
              <w:commentReference w:id="85"/>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86"/>
            <w:r>
              <w:rPr>
                <w:rFonts w:cs="Times New Roman"/>
                <w:sz w:val="20"/>
                <w:szCs w:val="20"/>
              </w:rPr>
              <w:t xml:space="preserve">No monitoring currently occurs within the population </w:t>
            </w:r>
            <w:commentRangeEnd w:id="86"/>
            <w:r w:rsidR="00AD019D">
              <w:rPr>
                <w:rStyle w:val="CommentReference"/>
              </w:rPr>
              <w:commentReference w:id="86"/>
            </w:r>
            <w:r>
              <w:rPr>
                <w:rFonts w:cs="Times New Roman"/>
                <w:sz w:val="20"/>
                <w:szCs w:val="20"/>
              </w:rPr>
              <w:t>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6A4950D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w:t>
            </w:r>
            <w:proofErr w:type="gramStart"/>
            <w:r>
              <w:rPr>
                <w:rFonts w:cs="Times New Roman"/>
                <w:sz w:val="20"/>
                <w:szCs w:val="20"/>
              </w:rPr>
              <w:t>maintain for</w:t>
            </w:r>
            <w:proofErr w:type="gramEnd"/>
            <w:r>
              <w:rPr>
                <w:rFonts w:cs="Times New Roman"/>
                <w:sz w:val="20"/>
                <w:szCs w:val="20"/>
              </w:rPr>
              <w:t xml:space="preserve">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87"/>
            <w:commentRangeStart w:id="88"/>
            <w:commentRangeEnd w:id="87"/>
            <w:r>
              <w:rPr>
                <w:rStyle w:val="CommentReference"/>
              </w:rPr>
              <w:commentReference w:id="87"/>
            </w:r>
            <w:commentRangeEnd w:id="88"/>
            <w:r>
              <w:rPr>
                <w:rStyle w:val="CommentReference"/>
              </w:rPr>
              <w:commentReference w:id="88"/>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xml:space="preserve">, could be considered for a minor spawning area (Sabe, </w:t>
            </w:r>
            <w:proofErr w:type="spellStart"/>
            <w:r>
              <w:rPr>
                <w:rFonts w:cs="Times New Roman"/>
                <w:sz w:val="20"/>
                <w:szCs w:val="20"/>
              </w:rPr>
              <w:t>Bargamin</w:t>
            </w:r>
            <w:proofErr w:type="spellEnd"/>
            <w:r>
              <w:rPr>
                <w:rFonts w:cs="Times New Roman"/>
                <w:sz w:val="20"/>
                <w:szCs w:val="20"/>
              </w:rPr>
              <w:t>,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Three (Lower Big, Upper Big, Monumental) of five major spawning areas within the population are currently monitored (combined) by TAY, which is the only adult escapement monitoring method in the population. The remaining two (Upper Loon, Camas) are unmonitored for adult </w:t>
            </w:r>
            <w:r>
              <w:rPr>
                <w:rFonts w:cs="Times New Roman"/>
                <w:sz w:val="20"/>
                <w:szCs w:val="20"/>
              </w:rPr>
              <w:lastRenderedPageBreak/>
              <w:t>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89" w:name="_Hlk163468750"/>
            <w:r w:rsidRPr="00887F08">
              <w:rPr>
                <w:rFonts w:cs="Times New Roman"/>
                <w:b w:val="0"/>
                <w:bCs w:val="0"/>
                <w:sz w:val="20"/>
                <w:szCs w:val="20"/>
              </w:rPr>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317530DA"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w:t>
            </w:r>
            <w:proofErr w:type="gramStart"/>
            <w:r>
              <w:rPr>
                <w:rFonts w:cs="Times New Roman"/>
                <w:sz w:val="20"/>
                <w:szCs w:val="20"/>
              </w:rPr>
              <w:t>to</w:t>
            </w:r>
            <w:proofErr w:type="gramEnd"/>
            <w:r>
              <w:rPr>
                <w:rFonts w:cs="Times New Roman"/>
                <w:sz w:val="20"/>
                <w:szCs w:val="20"/>
              </w:rPr>
              <w:t xml:space="preserve"> minor spawning areas and KRS aids life-cycle monitoring for steelhead and </w:t>
            </w:r>
            <w:proofErr w:type="spellStart"/>
            <w:r>
              <w:rPr>
                <w:rFonts w:cs="Times New Roman"/>
                <w:sz w:val="20"/>
                <w:szCs w:val="20"/>
              </w:rPr>
              <w:t>sp</w:t>
            </w:r>
            <w:proofErr w:type="spellEnd"/>
            <w:r>
              <w:rPr>
                <w:rFonts w:cs="Times New Roman"/>
                <w:sz w:val="20"/>
                <w:szCs w:val="20"/>
              </w:rPr>
              <w:t xml:space="preserve">/sum Chinook salmon. </w:t>
            </w:r>
            <w:del w:id="90" w:author="Copeland,Tim" w:date="2024-05-14T15:32:00Z" w16du:dateUtc="2024-05-14T21:32:00Z">
              <w:r w:rsidDel="00D0001B">
                <w:rPr>
                  <w:rFonts w:cs="Times New Roman"/>
                  <w:sz w:val="20"/>
                  <w:szCs w:val="20"/>
                </w:rPr>
                <w:delText>Additionally, SFG aids coverage and precision of the SFMAI-s and SFSEC-s estimates and is being considered as an experimental site to monitor juvenile survival.</w:delText>
              </w:r>
            </w:del>
          </w:p>
        </w:tc>
        <w:tc>
          <w:tcPr>
            <w:tcW w:w="1953" w:type="dxa"/>
            <w:vAlign w:val="center"/>
          </w:tcPr>
          <w:p w14:paraId="6112A611" w14:textId="46958C21"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91" w:name="_Hlk163476297"/>
            <w:r>
              <w:rPr>
                <w:rFonts w:cs="Times New Roman"/>
                <w:sz w:val="20"/>
                <w:szCs w:val="20"/>
              </w:rPr>
              <w:t xml:space="preserve">Continue funding </w:t>
            </w:r>
            <w:del w:id="92" w:author="Copeland,Tim" w:date="2024-05-14T15:33:00Z" w16du:dateUtc="2024-05-14T21:33:00Z">
              <w:r w:rsidDel="002144BA">
                <w:rPr>
                  <w:rFonts w:cs="Times New Roman"/>
                  <w:sz w:val="20"/>
                  <w:szCs w:val="20"/>
                </w:rPr>
                <w:delText xml:space="preserve">SFG, </w:delText>
              </w:r>
            </w:del>
            <w:r>
              <w:rPr>
                <w:rFonts w:cs="Times New Roman"/>
                <w:sz w:val="20"/>
                <w:szCs w:val="20"/>
              </w:rPr>
              <w:t>KRS, and ESS.</w:t>
            </w:r>
            <w:bookmarkEnd w:id="91"/>
          </w:p>
        </w:tc>
      </w:tr>
      <w:bookmarkEnd w:id="89"/>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84"/>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93" w:name="_Toc164257251"/>
      <w:r>
        <w:t>Clearwater</w:t>
      </w:r>
      <w:r w:rsidRPr="00887F08">
        <w:t xml:space="preserve"> River MPG</w:t>
      </w:r>
      <w:bookmarkEnd w:id="93"/>
    </w:p>
    <w:p w14:paraId="6BB8344E" w14:textId="77777777" w:rsidR="00F67062" w:rsidRDefault="00F67062" w:rsidP="00F67062">
      <w:pPr>
        <w:jc w:val="both"/>
      </w:pPr>
      <w:bookmarkStart w:id="94"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7777777" w:rsidR="00F67062" w:rsidRDefault="00F67062" w:rsidP="00F67062">
      <w:pPr>
        <w:jc w:val="both"/>
      </w:pPr>
      <w:r>
        <w:lastRenderedPageBreak/>
        <w:t xml:space="preserve">To improve population status and trends monitoring for steelhead in the MPG, alternate site configurations could be considered within the CRSFC-s population. For example, the SC2 site could be moved to near the bottom boundary of the population. </w:t>
      </w:r>
      <w:commentRangeStart w:id="95"/>
      <w:r>
        <w:t>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commentRangeEnd w:id="95"/>
      <w:r w:rsidR="00273846">
        <w:rPr>
          <w:rStyle w:val="CommentReference"/>
        </w:rPr>
        <w:commentReference w:id="95"/>
      </w:r>
    </w:p>
    <w:p w14:paraId="7897E266" w14:textId="77777777" w:rsidR="00F67062" w:rsidRDefault="00F67062" w:rsidP="00F67062">
      <w:pPr>
        <w:jc w:val="both"/>
      </w:pPr>
      <w:r>
        <w:t xml:space="preserve">Additionally, a site within the CRLMA-s population should be considered to ensure low-precision monitoring in the population. Existing sites within the CRLMA-s population to consider include </w:t>
      </w:r>
      <w:commentRangeStart w:id="96"/>
      <w:r>
        <w:t>JUL (Potlatch River), LAP (</w:t>
      </w:r>
      <w:proofErr w:type="spellStart"/>
      <w:r>
        <w:t>Lapwai</w:t>
      </w:r>
      <w:proofErr w:type="spellEnd"/>
      <w:r>
        <w:t xml:space="preserve"> Creek), or LAW </w:t>
      </w:r>
      <w:commentRangeEnd w:id="96"/>
      <w:r w:rsidR="002E4BB6">
        <w:rPr>
          <w:rStyle w:val="CommentReference"/>
        </w:rPr>
        <w:commentReference w:id="96"/>
      </w:r>
      <w:r>
        <w:t xml:space="preserve">(Lawyer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94"/>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97"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w:t>
            </w:r>
            <w:proofErr w:type="gramStart"/>
            <w:r>
              <w:rPr>
                <w:rFonts w:cs="Times New Roman"/>
                <w:sz w:val="20"/>
                <w:szCs w:val="20"/>
              </w:rPr>
              <w:t>needed</w:t>
            </w:r>
            <w:proofErr w:type="gramEnd"/>
            <w:r>
              <w:rPr>
                <w:rFonts w:cs="Times New Roman"/>
                <w:sz w:val="20"/>
                <w:szCs w:val="20"/>
              </w:rPr>
              <w:t xml:space="preserve"> to maintain low-precision monitoring. </w:t>
            </w:r>
            <w:commentRangeStart w:id="98"/>
            <w:r>
              <w:rPr>
                <w:rFonts w:cs="Times New Roman"/>
                <w:sz w:val="20"/>
                <w:szCs w:val="20"/>
              </w:rPr>
              <w:t xml:space="preserve">Alternate site configurations, including for SC1 and SC2, could be considered to improve cost-savings </w:t>
            </w:r>
            <w:commentRangeEnd w:id="98"/>
            <w:r w:rsidR="00BC6783">
              <w:rPr>
                <w:rStyle w:val="CommentReference"/>
              </w:rPr>
              <w:lastRenderedPageBreak/>
              <w:commentReference w:id="98"/>
            </w:r>
            <w:r>
              <w:rPr>
                <w:rFonts w:cs="Times New Roman"/>
                <w:sz w:val="20"/>
                <w:szCs w:val="20"/>
              </w:rPr>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97"/>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99" w:name="_Hlk141435949"/>
      <w:r>
        <w:lastRenderedPageBreak/>
        <w:br w:type="page"/>
      </w:r>
    </w:p>
    <w:p w14:paraId="6A689840" w14:textId="77777777" w:rsidR="00F67062" w:rsidRPr="00887F08" w:rsidRDefault="00F67062" w:rsidP="00F67062">
      <w:pPr>
        <w:pStyle w:val="Heading3"/>
      </w:pPr>
      <w:bookmarkStart w:id="100" w:name="_Toc164257252"/>
      <w:r>
        <w:lastRenderedPageBreak/>
        <w:t>Imnaha</w:t>
      </w:r>
      <w:r w:rsidRPr="00887F08">
        <w:t xml:space="preserve"> River MPG</w:t>
      </w:r>
      <w:bookmarkEnd w:id="100"/>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1"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101"/>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102" w:name="_Hlk163476774"/>
            <w:r>
              <w:rPr>
                <w:rFonts w:cs="Times New Roman"/>
                <w:sz w:val="20"/>
                <w:szCs w:val="20"/>
              </w:rPr>
              <w:t>Continue funding IR1 plus two additional sites upstream.</w:t>
            </w:r>
            <w:bookmarkEnd w:id="102"/>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103" w:name="_Toc164257253"/>
      <w:r w:rsidRPr="00317BB3">
        <w:lastRenderedPageBreak/>
        <w:t>Grande Ronde River MPG</w:t>
      </w:r>
      <w:bookmarkEnd w:id="103"/>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104"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105"/>
            <w:commentRangeStart w:id="106"/>
            <w:r>
              <w:rPr>
                <w:rFonts w:cs="Times New Roman"/>
                <w:sz w:val="20"/>
                <w:szCs w:val="20"/>
              </w:rPr>
              <w:t>Lookingglass major spawning area</w:t>
            </w:r>
            <w:commentRangeEnd w:id="105"/>
            <w:r>
              <w:rPr>
                <w:rStyle w:val="CommentReference"/>
              </w:rPr>
              <w:commentReference w:id="105"/>
            </w:r>
            <w:commentRangeEnd w:id="106"/>
            <w:r>
              <w:rPr>
                <w:rStyle w:val="CommentReference"/>
              </w:rPr>
              <w:commentReference w:id="106"/>
            </w:r>
            <w:r>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w:t>
            </w:r>
            <w:proofErr w:type="gramStart"/>
            <w:r>
              <w:rPr>
                <w:rFonts w:cs="Times New Roman"/>
                <w:sz w:val="20"/>
                <w:szCs w:val="20"/>
              </w:rPr>
              <w:t>associate</w:t>
            </w:r>
            <w:proofErr w:type="gramEnd"/>
            <w:r>
              <w:rPr>
                <w:rFonts w:cs="Times New Roman"/>
                <w:sz w:val="20"/>
                <w:szCs w:val="20"/>
              </w:rPr>
              <w:t xml:space="preserv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107"/>
            <w:commentRangeStart w:id="108"/>
            <w:r>
              <w:rPr>
                <w:rFonts w:cs="Times New Roman"/>
                <w:sz w:val="20"/>
                <w:szCs w:val="20"/>
              </w:rPr>
              <w:t>WR1</w:t>
            </w:r>
            <w:commentRangeEnd w:id="107"/>
            <w:r>
              <w:rPr>
                <w:rStyle w:val="CommentReference"/>
              </w:rPr>
              <w:commentReference w:id="107"/>
            </w:r>
            <w:commentRangeEnd w:id="108"/>
            <w:r>
              <w:rPr>
                <w:rStyle w:val="CommentReference"/>
              </w:rPr>
              <w:commentReference w:id="108"/>
            </w:r>
            <w:r>
              <w:rPr>
                <w:rFonts w:cs="Times New Roman"/>
                <w:sz w:val="20"/>
                <w:szCs w:val="20"/>
              </w:rPr>
              <w:t>; begin funding MR1 (two-pass array) and WR2 (single-pass array).</w:t>
            </w:r>
          </w:p>
        </w:tc>
      </w:tr>
      <w:bookmarkEnd w:id="99"/>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lastRenderedPageBreak/>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lastRenderedPageBreak/>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t>
            </w:r>
            <w:commentRangeStart w:id="109"/>
            <w:commentRangeStart w:id="110"/>
            <w:r>
              <w:rPr>
                <w:rFonts w:cs="Times New Roman"/>
                <w:sz w:val="20"/>
                <w:szCs w:val="20"/>
                <w:lang w:val="fr-FR"/>
              </w:rPr>
              <w:t>WEN</w:t>
            </w:r>
            <w:commentRangeEnd w:id="109"/>
            <w:r>
              <w:rPr>
                <w:rStyle w:val="CommentReference"/>
              </w:rPr>
              <w:commentReference w:id="109"/>
            </w:r>
            <w:commentRangeEnd w:id="110"/>
            <w:r>
              <w:rPr>
                <w:rStyle w:val="CommentReference"/>
              </w:rPr>
              <w:commentReference w:id="110"/>
            </w:r>
            <w:r>
              <w:rPr>
                <w:rFonts w:cs="Times New Roman"/>
                <w:sz w:val="20"/>
                <w:szCs w:val="20"/>
                <w:lang w:val="fr-FR"/>
              </w:rPr>
              <w:t>.</w:t>
            </w:r>
          </w:p>
        </w:tc>
      </w:tr>
      <w:bookmarkEnd w:id="104"/>
    </w:tbl>
    <w:p w14:paraId="1E04EEF3" w14:textId="77777777" w:rsidR="00F67062" w:rsidRDefault="00F67062" w:rsidP="00F67062"/>
    <w:p w14:paraId="3E4FB56F" w14:textId="77777777" w:rsidR="00F67062" w:rsidRPr="00887F08" w:rsidRDefault="00F67062" w:rsidP="00F67062">
      <w:pPr>
        <w:pStyle w:val="Heading3"/>
      </w:pPr>
      <w:bookmarkStart w:id="111" w:name="_Toc164257254"/>
      <w:r>
        <w:t>Hells Canyon</w:t>
      </w:r>
      <w:r w:rsidRPr="00887F08">
        <w:t xml:space="preserve"> MPG</w:t>
      </w:r>
      <w:bookmarkEnd w:id="111"/>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112" w:name="_Toc164257255"/>
      <w:r>
        <w:lastRenderedPageBreak/>
        <w:t>Lower Snake</w:t>
      </w:r>
      <w:r w:rsidRPr="00887F08">
        <w:t xml:space="preserve"> MPG</w:t>
      </w:r>
      <w:bookmarkEnd w:id="112"/>
    </w:p>
    <w:p w14:paraId="5532FD30" w14:textId="77777777" w:rsidR="00F67062" w:rsidRPr="003B2775" w:rsidRDefault="00F67062" w:rsidP="00F67062">
      <w:pPr>
        <w:jc w:val="both"/>
        <w:rPr>
          <w:rFonts w:cs="Times New Roman"/>
        </w:rPr>
      </w:pPr>
      <w:r>
        <w:rPr>
          <w:rFonts w:cs="Times New Roman"/>
        </w:rPr>
        <w:t xml:space="preserve">No IPTDS within the MPG are currently funded under the IPTDS O&amp;M project. 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Current abundance estimates for the SNASO-s population do not account for abundance in the </w:t>
      </w:r>
      <w:proofErr w:type="spellStart"/>
      <w:r>
        <w:rPr>
          <w:rFonts w:cs="Times New Roman"/>
        </w:rPr>
        <w:t>Alpowa</w:t>
      </w:r>
      <w:proofErr w:type="spellEnd"/>
      <w:r>
        <w:rPr>
          <w:rFonts w:cs="Times New Roman"/>
        </w:rPr>
        <w:t xml:space="preserve"> Creek major spawning area, and so are considered low-precision. Because SNASO-s occurs upstream of Lower Granite Dam, high precision adult escapement monitoring based on tagging at LGR is feasible. We recommend funding an IPTDS in lower Asotin Creek (e.g., ACM) and consider adding a site in </w:t>
      </w:r>
      <w:proofErr w:type="spellStart"/>
      <w:r>
        <w:rPr>
          <w:rFonts w:cs="Times New Roman"/>
        </w:rPr>
        <w:t>Alpowa</w:t>
      </w:r>
      <w:proofErr w:type="spellEnd"/>
      <w:r>
        <w:rPr>
          <w:rFonts w:cs="Times New Roman"/>
        </w:rPr>
        <w:t xml:space="preserve"> Creek (</w:t>
      </w:r>
      <w:commentRangeStart w:id="113"/>
      <w:r>
        <w:rPr>
          <w:rFonts w:cs="Times New Roman"/>
        </w:rPr>
        <w:t>if a weir is not already operated reliably and annually</w:t>
      </w:r>
      <w:commentRangeEnd w:id="113"/>
      <w:r>
        <w:rPr>
          <w:rStyle w:val="CommentReference"/>
        </w:rPr>
        <w:commentReference w:id="113"/>
      </w:r>
      <w:r>
        <w:rPr>
          <w:rFonts w:cs="Times New Roman"/>
        </w:rPr>
        <w:t xml:space="preserve">) to ensure long-term, high-precision monitoring. No action is needed in SNTUC-s if existing monitoring </w:t>
      </w:r>
      <w:proofErr w:type="gramStart"/>
      <w:r>
        <w:rPr>
          <w:rFonts w:cs="Times New Roman"/>
        </w:rPr>
        <w:t>in</w:t>
      </w:r>
      <w:proofErr w:type="gramEnd"/>
      <w:r>
        <w:rPr>
          <w:rFonts w:cs="Times New Roman"/>
        </w:rPr>
        <w:t xml:space="preserve">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0865D54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Pr>
                <w:rFonts w:cs="Times New Roman"/>
                <w:sz w:val="20"/>
                <w:szCs w:val="20"/>
              </w:rPr>
              <w:t xml:space="preserve"> Creek if a weir is not operated annually.</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High-precision monitoring within the SNASO-s is more feasible because it occurs upstream of Lower Granite Dam. No action is needed, if alternative low-precision monitoring continues.</w:t>
            </w:r>
          </w:p>
        </w:tc>
        <w:tc>
          <w:tcPr>
            <w:tcW w:w="1980" w:type="dxa"/>
            <w:vAlign w:val="center"/>
          </w:tcPr>
          <w:p w14:paraId="76886DEF"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if alternative low-precision 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114" w:name="_Toc164257256"/>
      <w:r>
        <w:lastRenderedPageBreak/>
        <w:t>Snake River Spring/Summer-run Chinook Salmon ESU</w:t>
      </w:r>
      <w:bookmarkEnd w:id="114"/>
    </w:p>
    <w:p w14:paraId="5E77DEEA" w14:textId="77777777" w:rsidR="00F67062" w:rsidRPr="00887F08" w:rsidRDefault="00F67062" w:rsidP="00F67062">
      <w:pPr>
        <w:pStyle w:val="Heading3"/>
      </w:pPr>
      <w:bookmarkStart w:id="115" w:name="_Toc164257257"/>
      <w:r>
        <w:t>Upper Salmon River MPG</w:t>
      </w:r>
      <w:bookmarkEnd w:id="115"/>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w:t>
            </w:r>
            <w:commentRangeStart w:id="116"/>
            <w:r>
              <w:rPr>
                <w:rFonts w:cs="Times New Roman"/>
                <w:sz w:val="20"/>
                <w:szCs w:val="20"/>
              </w:rPr>
              <w:t xml:space="preserve">and </w:t>
            </w:r>
            <w:proofErr w:type="spellStart"/>
            <w:r>
              <w:rPr>
                <w:rFonts w:cs="Times New Roman"/>
                <w:sz w:val="20"/>
                <w:szCs w:val="20"/>
              </w:rPr>
              <w:t>redd</w:t>
            </w:r>
            <w:proofErr w:type="spellEnd"/>
            <w:r>
              <w:rPr>
                <w:rFonts w:cs="Times New Roman"/>
                <w:sz w:val="20"/>
                <w:szCs w:val="20"/>
              </w:rPr>
              <w:t xml:space="preserve"> counts</w:t>
            </w:r>
            <w:commentRangeEnd w:id="116"/>
            <w:r w:rsidR="007B0BC7">
              <w:rPr>
                <w:rStyle w:val="CommentReference"/>
              </w:rPr>
              <w:commentReference w:id="116"/>
            </w:r>
            <w:r>
              <w:rPr>
                <w:rStyle w:val="FootnoteReference"/>
                <w:rFonts w:cs="Times New Roman"/>
                <w:sz w:val="20"/>
                <w:szCs w:val="20"/>
              </w:rPr>
              <w:footnoteReference w:id="5"/>
            </w:r>
            <w:r>
              <w:rPr>
                <w:rFonts w:cs="Times New Roman"/>
                <w:sz w:val="20"/>
                <w:szCs w:val="20"/>
              </w:rPr>
              <w:t xml:space="preserve"> (boat, ground, UAS</w:t>
            </w:r>
            <w:proofErr w:type="gramStart"/>
            <w:r>
              <w:rPr>
                <w:rFonts w:cs="Times New Roman"/>
                <w:sz w:val="20"/>
                <w:szCs w:val="20"/>
              </w:rPr>
              <w:t>);</w:t>
            </w:r>
            <w:proofErr w:type="gramEnd"/>
            <w:r>
              <w:rPr>
                <w:rFonts w:cs="Times New Roman"/>
                <w:sz w:val="20"/>
                <w:szCs w:val="20"/>
              </w:rPr>
              <w:t xml:space="preserve"> no additional monitoring necessary. Current IPTD-based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228CF4C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YFK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SREFS population is currently monitored using </w:t>
            </w:r>
            <w:proofErr w:type="spellStart"/>
            <w:r>
              <w:rPr>
                <w:rFonts w:cs="Times New Roman"/>
                <w:sz w:val="20"/>
                <w:szCs w:val="20"/>
              </w:rPr>
              <w:t>redd</w:t>
            </w:r>
            <w:proofErr w:type="spellEnd"/>
            <w:r>
              <w:rPr>
                <w:rFonts w:cs="Times New Roman"/>
                <w:sz w:val="20"/>
                <w:szCs w:val="20"/>
              </w:rPr>
              <w:t xml:space="preserve">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59F788D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w:t>
            </w:r>
            <w:proofErr w:type="gramStart"/>
            <w:r>
              <w:rPr>
                <w:rFonts w:cs="Times New Roman"/>
                <w:sz w:val="20"/>
                <w:szCs w:val="20"/>
              </w:rPr>
              <w:t>steelhead</w:t>
            </w:r>
            <w:proofErr w:type="gramEnd"/>
            <w:r>
              <w:rPr>
                <w:rFonts w:cs="Times New Roman"/>
                <w:sz w:val="20"/>
                <w:szCs w:val="20"/>
              </w:rPr>
              <w:t xml:space="preserve">, it is recommended that LLR, LRW, and HYC are of highest priority for status and trends monitoring and would provide additional monitoring for SRLEM.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 xml:space="preserve">Other O&amp;M funded sites (e.g., BHC, LLS, </w:t>
            </w:r>
            <w:r>
              <w:rPr>
                <w:rFonts w:cs="Times New Roman"/>
                <w:sz w:val="20"/>
                <w:szCs w:val="20"/>
              </w:rPr>
              <w:lastRenderedPageBreak/>
              <w:t xml:space="preserve">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w:t>
            </w:r>
            <w:proofErr w:type="spellStart"/>
            <w:r>
              <w:rPr>
                <w:rFonts w:cs="Times New Roman"/>
                <w:sz w:val="20"/>
                <w:szCs w:val="20"/>
              </w:rPr>
              <w:t>redd</w:t>
            </w:r>
            <w:proofErr w:type="spellEnd"/>
            <w:r>
              <w:rPr>
                <w:rFonts w:cs="Times New Roman"/>
                <w:sz w:val="20"/>
                <w:szCs w:val="20"/>
              </w:rPr>
              <w:t xml:space="preserve">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117" w:name="_Toc164257258"/>
      <w:r>
        <w:t>Middle Fork Salmon River MPG</w:t>
      </w:r>
      <w:bookmarkEnd w:id="117"/>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118"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commentRangeStart w:id="119"/>
            <w:proofErr w:type="spellStart"/>
            <w:r>
              <w:rPr>
                <w:rFonts w:cs="Times New Roman"/>
                <w:sz w:val="20"/>
                <w:szCs w:val="20"/>
              </w:rPr>
              <w:t>redd</w:t>
            </w:r>
            <w:proofErr w:type="spellEnd"/>
            <w:r>
              <w:rPr>
                <w:rFonts w:cs="Times New Roman"/>
                <w:sz w:val="20"/>
                <w:szCs w:val="20"/>
              </w:rPr>
              <w:t xml:space="preserve"> counts </w:t>
            </w:r>
            <w:commentRangeEnd w:id="119"/>
            <w:r w:rsidR="00094650">
              <w:rPr>
                <w:rStyle w:val="CommentReference"/>
              </w:rPr>
              <w:commentReference w:id="119"/>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w:t>
            </w:r>
            <w:r>
              <w:rPr>
                <w:rFonts w:cs="Times New Roman"/>
                <w:sz w:val="20"/>
                <w:szCs w:val="20"/>
              </w:rPr>
              <w:lastRenderedPageBreak/>
              <w:t xml:space="preserve">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MFUMA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multiple-pass raft-based </w:t>
            </w:r>
            <w:proofErr w:type="spellStart"/>
            <w:r>
              <w:rPr>
                <w:rFonts w:cs="Times New Roman"/>
                <w:sz w:val="20"/>
                <w:szCs w:val="20"/>
              </w:rPr>
              <w:t>redd</w:t>
            </w:r>
            <w:proofErr w:type="spellEnd"/>
            <w:r>
              <w:rPr>
                <w:rFonts w:cs="Times New Roman"/>
                <w:sz w:val="20"/>
                <w:szCs w:val="20"/>
              </w:rPr>
              <w:t xml:space="preserve">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Through SY2023, MFLOO was monitored using helicopter-based index </w:t>
            </w:r>
            <w:proofErr w:type="spellStart"/>
            <w:r>
              <w:rPr>
                <w:rFonts w:cs="Times New Roman"/>
                <w:sz w:val="20"/>
                <w:szCs w:val="20"/>
              </w:rPr>
              <w:t>redd</w:t>
            </w:r>
            <w:proofErr w:type="spellEnd"/>
            <w:r>
              <w:rPr>
                <w:rFonts w:cs="Times New Roman"/>
                <w:sz w:val="20"/>
                <w:szCs w:val="20"/>
              </w:rPr>
              <w:t xml:space="preserve"> count surveys; starting in SY2024 it is anticipated that ground-based </w:t>
            </w:r>
            <w:proofErr w:type="spellStart"/>
            <w:r>
              <w:rPr>
                <w:rFonts w:cs="Times New Roman"/>
                <w:sz w:val="20"/>
                <w:szCs w:val="20"/>
              </w:rPr>
              <w:t>redd</w:t>
            </w:r>
            <w:proofErr w:type="spellEnd"/>
            <w:r>
              <w:rPr>
                <w:rFonts w:cs="Times New Roman"/>
                <w:sz w:val="20"/>
                <w:szCs w:val="20"/>
              </w:rPr>
              <w:t xml:space="preserve">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118"/>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120" w:name="_Toc164257259"/>
      <w:r>
        <w:lastRenderedPageBreak/>
        <w:t>South Fork Salmon River MPG</w:t>
      </w:r>
      <w:bookmarkEnd w:id="120"/>
    </w:p>
    <w:p w14:paraId="05C3CAB9" w14:textId="77777777" w:rsidR="00F67062" w:rsidRPr="000C0435" w:rsidRDefault="00F67062" w:rsidP="00F67062">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5421231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commentRangeStart w:id="121"/>
            <w:r>
              <w:rPr>
                <w:rFonts w:cs="Times New Roman"/>
                <w:sz w:val="20"/>
                <w:szCs w:val="20"/>
              </w:rPr>
              <w:t>KRS</w:t>
            </w:r>
            <w:commentRangeEnd w:id="121"/>
            <w:r w:rsidR="00DE265C">
              <w:rPr>
                <w:rStyle w:val="CommentReference"/>
              </w:rPr>
              <w:commentReference w:id="121"/>
            </w:r>
            <w:r>
              <w:rPr>
                <w:rFonts w:cs="Times New Roman"/>
                <w:sz w:val="20"/>
                <w:szCs w:val="20"/>
              </w:rPr>
              <w:t xml:space="preserve">, (using ZEN and ESS to parse those populations), the South Fork Salmon River weir, and </w:t>
            </w:r>
            <w:proofErr w:type="spellStart"/>
            <w:r>
              <w:rPr>
                <w:rFonts w:cs="Times New Roman"/>
                <w:sz w:val="20"/>
                <w:szCs w:val="20"/>
              </w:rPr>
              <w:t>redd</w:t>
            </w:r>
            <w:proofErr w:type="spellEnd"/>
            <w:r>
              <w:rPr>
                <w:rFonts w:cs="Times New Roman"/>
                <w:sz w:val="20"/>
                <w:szCs w:val="20"/>
              </w:rPr>
              <w:t xml:space="preserve"> count surveys (ground). </w:t>
            </w:r>
            <w:del w:id="122" w:author="Copeland,Tim" w:date="2024-05-14T16:01:00Z" w16du:dateUtc="2024-05-14T22:01:00Z">
              <w:r w:rsidDel="008C0347">
                <w:rPr>
                  <w:rFonts w:cs="Times New Roman"/>
                  <w:sz w:val="20"/>
                  <w:szCs w:val="20"/>
                </w:rPr>
                <w:delText>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delText>
              </w:r>
            </w:del>
          </w:p>
        </w:tc>
        <w:tc>
          <w:tcPr>
            <w:tcW w:w="1980" w:type="dxa"/>
            <w:vAlign w:val="center"/>
          </w:tcPr>
          <w:p w14:paraId="72CC81CA" w14:textId="0EE10B40"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del w:id="123" w:author="Copeland,Tim" w:date="2024-05-14T16:00:00Z" w16du:dateUtc="2024-05-14T22:00:00Z">
              <w:r w:rsidDel="00C509E0">
                <w:rPr>
                  <w:rFonts w:cs="Times New Roman"/>
                  <w:sz w:val="20"/>
                  <w:szCs w:val="20"/>
                </w:rPr>
                <w:delText xml:space="preserve">SFG and </w:delText>
              </w:r>
            </w:del>
            <w:r>
              <w:rPr>
                <w:rFonts w:cs="Times New Roman"/>
                <w:sz w:val="20"/>
                <w:szCs w:val="20"/>
              </w:rPr>
              <w:t>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124" w:name="_Toc164257260"/>
      <w:r w:rsidRPr="00880AE0">
        <w:rPr>
          <w:lang w:val="fr-FR"/>
        </w:rPr>
        <w:t xml:space="preserve">Grande Ronde / </w:t>
      </w:r>
      <w:proofErr w:type="spellStart"/>
      <w:r w:rsidRPr="00880AE0">
        <w:rPr>
          <w:lang w:val="fr-FR"/>
        </w:rPr>
        <w:t>Imnaha</w:t>
      </w:r>
      <w:proofErr w:type="spellEnd"/>
      <w:r w:rsidRPr="00880AE0">
        <w:rPr>
          <w:lang w:val="fr-FR"/>
        </w:rPr>
        <w:t xml:space="preserve"> River MPG</w:t>
      </w:r>
      <w:bookmarkEnd w:id="124"/>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CB43A2">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w:t>
            </w:r>
            <w:commentRangeStart w:id="125"/>
            <w:commentRangeStart w:id="126"/>
            <w:r>
              <w:rPr>
                <w:rFonts w:cs="Times New Roman"/>
                <w:sz w:val="20"/>
                <w:szCs w:val="20"/>
              </w:rPr>
              <w:t>UGR</w:t>
            </w:r>
            <w:commentRangeEnd w:id="125"/>
            <w:r>
              <w:rPr>
                <w:rStyle w:val="CommentReference"/>
              </w:rPr>
              <w:commentReference w:id="125"/>
            </w:r>
            <w:commentRangeEnd w:id="126"/>
            <w:r>
              <w:rPr>
                <w:rStyle w:val="CommentReference"/>
              </w:rPr>
              <w:commentReference w:id="126"/>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t>
            </w:r>
            <w:proofErr w:type="gramStart"/>
            <w:r>
              <w:rPr>
                <w:rFonts w:cs="Times New Roman"/>
                <w:sz w:val="20"/>
                <w:szCs w:val="20"/>
              </w:rPr>
              <w:t>weir</w:t>
            </w:r>
            <w:proofErr w:type="gramEnd"/>
            <w:r>
              <w:rPr>
                <w:rFonts w:cs="Times New Roman"/>
                <w:sz w:val="20"/>
                <w:szCs w:val="20"/>
              </w:rPr>
              <w:t xml:space="preserve">,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127" w:name="_Toc164257261"/>
      <w:r>
        <w:lastRenderedPageBreak/>
        <w:t>Lower Snake River MPG</w:t>
      </w:r>
      <w:bookmarkEnd w:id="127"/>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128" w:name="_Ref164257126"/>
      <w:bookmarkStart w:id="129" w:name="_Toc164257262"/>
      <w:r>
        <w:lastRenderedPageBreak/>
        <w:t xml:space="preserve">APPENDIX </w:t>
      </w:r>
      <w:r w:rsidR="00F67062">
        <w:t>B</w:t>
      </w:r>
      <w:r>
        <w:t>. Recovery Scenarios for Snake River Populations</w:t>
      </w:r>
      <w:bookmarkEnd w:id="74"/>
      <w:bookmarkEnd w:id="128"/>
      <w:bookmarkEnd w:id="129"/>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r w:rsidR="00000000">
        <w:fldChar w:fldCharType="begin"/>
      </w:r>
      <w:r w:rsidR="00000000">
        <w:instrText xml:space="preserve"> SEQ Table \* ARABIC </w:instrText>
      </w:r>
      <w:r w:rsidR="00000000">
        <w:fldChar w:fldCharType="separate"/>
      </w:r>
      <w:r w:rsidR="00B96B7C">
        <w:rPr>
          <w:noProof/>
        </w:rPr>
        <w:t>16</w:t>
      </w:r>
      <w:r w:rsidR="00000000">
        <w:rPr>
          <w:noProof/>
        </w:rPr>
        <w:fldChar w:fldCharType="end"/>
      </w:r>
      <w:r>
        <w:t>. Recovery scenarios for Snake River Basin Steelhead MPGs. Adapted from NOAA (2017).</w:t>
      </w:r>
    </w:p>
    <w:tbl>
      <w:tblPr>
        <w:tblStyle w:val="GridTable4-Accent2"/>
        <w:tblW w:w="13045" w:type="dxa"/>
        <w:tblLook w:val="04A0" w:firstRow="1" w:lastRow="0" w:firstColumn="1" w:lastColumn="0" w:noHBand="0" w:noVBand="1"/>
      </w:tblPr>
      <w:tblGrid>
        <w:gridCol w:w="1593"/>
        <w:gridCol w:w="1612"/>
        <w:gridCol w:w="1340"/>
        <w:gridCol w:w="983"/>
        <w:gridCol w:w="1648"/>
        <w:gridCol w:w="5869"/>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commentRangeStart w:id="130"/>
            <w:r>
              <w:rPr>
                <w:sz w:val="20"/>
                <w:szCs w:val="20"/>
              </w:rPr>
              <w:t>Salmon River</w:t>
            </w:r>
            <w:commentRangeEnd w:id="130"/>
            <w:r w:rsidR="00E35372">
              <w:rPr>
                <w:rStyle w:val="CommentReference"/>
                <w:b w:val="0"/>
                <w:bCs w:val="0"/>
              </w:rPr>
              <w:commentReference w:id="130"/>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6BAA3E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31" w:author="Copeland,Tim" w:date="2024-05-14T16:15:00Z" w16du:dateUtc="2024-05-14T22:15:00Z">
              <w:r w:rsidDel="00E35372">
                <w:rPr>
                  <w:sz w:val="20"/>
                  <w:szCs w:val="20"/>
                </w:rPr>
                <w:delText xml:space="preserve">Viable or </w:delText>
              </w:r>
            </w:del>
            <w:r>
              <w:rPr>
                <w:sz w:val="20"/>
                <w:szCs w:val="20"/>
              </w:rPr>
              <w:t>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CC41D8">
              <w:rPr>
                <w:sz w:val="20"/>
                <w:szCs w:val="20"/>
              </w:rPr>
              <w:t>Population</w:t>
            </w:r>
            <w:proofErr w:type="gramEnd"/>
            <w:r w:rsidRPr="00CC41D8">
              <w:rPr>
                <w:sz w:val="20"/>
                <w:szCs w:val="20"/>
              </w:rPr>
              <w:t xml:space="preserve"> has some hatchery influence, with some from out-of-MPG. </w:t>
            </w:r>
            <w:commentRangeStart w:id="132"/>
            <w:r w:rsidRPr="00CC41D8">
              <w:rPr>
                <w:sz w:val="20"/>
                <w:szCs w:val="20"/>
              </w:rPr>
              <w:t>There has been little monitoring of the population</w:t>
            </w:r>
            <w:commentRangeEnd w:id="132"/>
            <w:r w:rsidR="00650A75">
              <w:rPr>
                <w:rStyle w:val="CommentReference"/>
              </w:rPr>
              <w:commentReference w:id="132"/>
            </w:r>
            <w:r w:rsidRPr="00CC41D8">
              <w:rPr>
                <w:sz w:val="20"/>
                <w:szCs w:val="20"/>
              </w:rPr>
              <w:t>.</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4A0320E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del w:id="133" w:author="Copeland,Tim" w:date="2024-05-14T16:15:00Z" w16du:dateUtc="2024-05-14T22:15:00Z">
              <w:r w:rsidDel="00E35372">
                <w:rPr>
                  <w:sz w:val="20"/>
                  <w:szCs w:val="20"/>
                </w:rPr>
                <w:delText xml:space="preserve">Viable or </w:delText>
              </w:r>
            </w:del>
            <w:r>
              <w:rPr>
                <w:sz w:val="20"/>
                <w:szCs w:val="20"/>
              </w:rPr>
              <w:t>Maintained</w:t>
            </w:r>
          </w:p>
        </w:tc>
        <w:tc>
          <w:tcPr>
            <w:tcW w:w="6037" w:type="dxa"/>
            <w:vAlign w:val="center"/>
          </w:tcPr>
          <w:p w14:paraId="326A4A5D" w14:textId="1803C8D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commentRangeStart w:id="134"/>
            <w:r w:rsidRPr="0062321B">
              <w:rPr>
                <w:sz w:val="20"/>
                <w:szCs w:val="20"/>
              </w:rPr>
              <w:t>has been little monitoring of the population</w:t>
            </w:r>
            <w:commentRangeEnd w:id="134"/>
            <w:r w:rsidR="00E3304A">
              <w:rPr>
                <w:rStyle w:val="CommentReference"/>
              </w:rPr>
              <w:commentReference w:id="134"/>
            </w:r>
            <w:r w:rsidRPr="0062321B">
              <w:rPr>
                <w:sz w:val="20"/>
                <w:szCs w:val="20"/>
              </w:rPr>
              <w:t>.</w:t>
            </w:r>
            <w:ins w:id="135" w:author="Copeland,Tim" w:date="2024-05-14T16:05:00Z" w16du:dateUtc="2024-05-14T22:05:00Z">
              <w:r w:rsidR="00993D9B">
                <w:rPr>
                  <w:sz w:val="20"/>
                  <w:szCs w:val="20"/>
                </w:rPr>
                <w:t xml:space="preserve"> Active hatchery supplementation.</w:t>
              </w:r>
            </w:ins>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3A43990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36" w:author="Copeland,Tim" w:date="2024-05-14T16:15:00Z" w16du:dateUtc="2024-05-14T22:15:00Z">
              <w:r w:rsidDel="00883CB5">
                <w:rPr>
                  <w:sz w:val="20"/>
                  <w:szCs w:val="20"/>
                </w:rPr>
                <w:delText xml:space="preserve">Viable or </w:delText>
              </w:r>
            </w:del>
            <w:r>
              <w:rPr>
                <w:sz w:val="20"/>
                <w:szCs w:val="20"/>
              </w:rPr>
              <w:t>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62321B">
              <w:rPr>
                <w:sz w:val="20"/>
                <w:szCs w:val="20"/>
              </w:rPr>
              <w:t>Population</w:t>
            </w:r>
            <w:proofErr w:type="gramEnd"/>
            <w:r w:rsidRPr="0062321B">
              <w:rPr>
                <w:sz w:val="20"/>
                <w:szCs w:val="20"/>
              </w:rPr>
              <w:t xml:space="preserve"> has some hatchery influence from out-of-MPG. There has been </w:t>
            </w:r>
            <w:commentRangeStart w:id="137"/>
            <w:r w:rsidRPr="0062321B">
              <w:rPr>
                <w:sz w:val="20"/>
                <w:szCs w:val="20"/>
              </w:rPr>
              <w:t xml:space="preserve">little monitoring of the population. </w:t>
            </w:r>
            <w:commentRangeEnd w:id="137"/>
            <w:r w:rsidR="002C66C8">
              <w:rPr>
                <w:rStyle w:val="CommentReference"/>
              </w:rPr>
              <w:commentReference w:id="137"/>
            </w:r>
            <w:r w:rsidRPr="0062321B">
              <w:rPr>
                <w:sz w:val="20"/>
                <w:szCs w:val="20"/>
              </w:rPr>
              <w:t>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6678160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38" w:author="Copeland,Tim" w:date="2024-05-14T16:16:00Z" w16du:dateUtc="2024-05-14T22:16:00Z">
              <w:r w:rsidDel="00883CB5">
                <w:rPr>
                  <w:sz w:val="20"/>
                  <w:szCs w:val="20"/>
                </w:rPr>
                <w:delText>or Maintained</w:delText>
              </w:r>
            </w:del>
          </w:p>
        </w:tc>
        <w:tc>
          <w:tcPr>
            <w:tcW w:w="6037" w:type="dxa"/>
            <w:vAlign w:val="center"/>
          </w:tcPr>
          <w:p w14:paraId="02BCBB16" w14:textId="6714529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w:t>
            </w:r>
            <w:del w:id="139" w:author="Copeland,Tim" w:date="2024-05-14T16:06:00Z" w16du:dateUtc="2024-05-14T22:06:00Z">
              <w:r w:rsidRPr="0062321B" w:rsidDel="00993D9B">
                <w:rPr>
                  <w:sz w:val="20"/>
                  <w:szCs w:val="20"/>
                </w:rPr>
                <w:delText xml:space="preserve"> </w:delText>
              </w:r>
              <w:commentRangeStart w:id="140"/>
              <w:r w:rsidRPr="0062321B" w:rsidDel="00993D9B">
                <w:rPr>
                  <w:sz w:val="20"/>
                  <w:szCs w:val="20"/>
                </w:rPr>
                <w:delText>There has been little monitoring of the population</w:delText>
              </w:r>
            </w:del>
            <w:commentRangeEnd w:id="140"/>
            <w:r w:rsidR="00CB286F">
              <w:rPr>
                <w:rStyle w:val="CommentReference"/>
              </w:rPr>
              <w:commentReference w:id="140"/>
            </w:r>
            <w:r w:rsidRPr="0062321B">
              <w:rPr>
                <w:sz w:val="20"/>
                <w:szCs w:val="20"/>
              </w:rPr>
              <w:t>.</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0C19332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41" w:author="Copeland,Tim" w:date="2024-05-14T16:16:00Z" w16du:dateUtc="2024-05-14T22:16:00Z">
              <w:r w:rsidDel="00883CB5">
                <w:rPr>
                  <w:sz w:val="20"/>
                  <w:szCs w:val="20"/>
                </w:rPr>
                <w:delText xml:space="preserve">Viable or </w:delText>
              </w:r>
            </w:del>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5F5142A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42" w:author="Copeland,Tim" w:date="2024-05-14T16:16:00Z" w16du:dateUtc="2024-05-14T22:16:00Z">
              <w:r w:rsidDel="00883CB5">
                <w:rPr>
                  <w:sz w:val="20"/>
                  <w:szCs w:val="20"/>
                </w:rPr>
                <w:delText>or Maintained</w:delText>
              </w:r>
            </w:del>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proofErr w:type="spellStart"/>
            <w:r w:rsidRPr="0062321B">
              <w:rPr>
                <w:sz w:val="20"/>
                <w:szCs w:val="20"/>
              </w:rPr>
              <w:t>publically</w:t>
            </w:r>
            <w:proofErr w:type="spellEnd"/>
            <w:r w:rsidRPr="0062321B">
              <w:rPr>
                <w:sz w:val="20"/>
                <w:szCs w:val="20"/>
              </w:rPr>
              <w:t xml:space="preserve">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6F9C18E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Viable </w:t>
            </w:r>
            <w:del w:id="143" w:author="Copeland,Tim" w:date="2024-05-14T16:16:00Z" w16du:dateUtc="2024-05-14T22:16:00Z">
              <w:r w:rsidDel="00E17930">
                <w:rPr>
                  <w:sz w:val="20"/>
                  <w:szCs w:val="20"/>
                </w:rPr>
                <w:delText>or Highly Viable</w:delText>
              </w:r>
            </w:del>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C94752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44" w:author="Copeland,Tim" w:date="2024-05-14T16:16:00Z" w16du:dateUtc="2024-05-14T22:16:00Z">
              <w:r w:rsidDel="00E17930">
                <w:rPr>
                  <w:sz w:val="20"/>
                  <w:szCs w:val="20"/>
                </w:rPr>
                <w:delText>or Highly Viable</w:delText>
              </w:r>
            </w:del>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7C1E012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45" w:author="Copeland,Tim" w:date="2024-05-14T16:16:00Z" w16du:dateUtc="2024-05-14T22:16:00Z">
              <w:r w:rsidDel="00E17930">
                <w:rPr>
                  <w:sz w:val="20"/>
                  <w:szCs w:val="20"/>
                </w:rPr>
                <w:delText xml:space="preserve">Viable or </w:delText>
              </w:r>
            </w:del>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473FDAD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46" w:author="Copeland,Tim" w:date="2024-05-14T16:17:00Z" w16du:dateUtc="2024-05-14T22:17:00Z">
              <w:r w:rsidDel="004D3CA5">
                <w:rPr>
                  <w:sz w:val="20"/>
                  <w:szCs w:val="20"/>
                </w:rPr>
                <w:delText>or Highly Viable</w:delText>
              </w:r>
            </w:del>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One of two populations in MPG with a strong B-run component (&gt;40% of population). No hatchery influence or effects. Natural river system characteristics. Located at </w:t>
            </w:r>
            <w:proofErr w:type="gramStart"/>
            <w:r w:rsidRPr="0062321B">
              <w:rPr>
                <w:sz w:val="20"/>
                <w:szCs w:val="20"/>
              </w:rPr>
              <w:t>downstream</w:t>
            </w:r>
            <w:proofErr w:type="gramEnd"/>
            <w:r w:rsidRPr="0062321B">
              <w:rPr>
                <w:sz w:val="20"/>
                <w:szCs w:val="20"/>
              </w:rPr>
              <w:t xml:space="preserve"> </w:t>
            </w:r>
            <w:r w:rsidRPr="0062321B">
              <w:rPr>
                <w:sz w:val="20"/>
                <w:szCs w:val="20"/>
              </w:rPr>
              <w:lastRenderedPageBreak/>
              <w:t>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C9B195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47" w:author="Copeland,Tim" w:date="2024-05-14T16:17:00Z" w16du:dateUtc="2024-05-14T22:17:00Z">
              <w:r w:rsidDel="004D3CA5">
                <w:rPr>
                  <w:sz w:val="20"/>
                  <w:szCs w:val="20"/>
                </w:rPr>
                <w:delText xml:space="preserve">Viable or </w:delText>
              </w:r>
            </w:del>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881F07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del w:id="148" w:author="Copeland,Tim" w:date="2024-05-14T16:14:00Z" w16du:dateUtc="2024-05-14T22:14:00Z">
              <w:r w:rsidDel="009B0AC0">
                <w:rPr>
                  <w:sz w:val="20"/>
                  <w:szCs w:val="20"/>
                </w:rPr>
                <w:delText xml:space="preserve">Viable or </w:delText>
              </w:r>
            </w:del>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commentRangeStart w:id="149"/>
            <w:r>
              <w:rPr>
                <w:sz w:val="20"/>
                <w:szCs w:val="20"/>
              </w:rPr>
              <w:t>Clearwater River</w:t>
            </w:r>
            <w:commentRangeEnd w:id="149"/>
            <w:r w:rsidR="002C7BFB">
              <w:rPr>
                <w:rStyle w:val="CommentReference"/>
                <w:b w:val="0"/>
                <w:bCs w:val="0"/>
              </w:rPr>
              <w:commentReference w:id="149"/>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11FC1B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w:t>
            </w:r>
            <w:del w:id="150" w:author="Copeland,Tim" w:date="2024-05-14T16:13:00Z" w16du:dateUtc="2024-05-14T22:13:00Z">
              <w:r w:rsidDel="006D20F1">
                <w:rPr>
                  <w:sz w:val="20"/>
                  <w:szCs w:val="20"/>
                </w:rPr>
                <w:delText>or Maintained</w:delText>
              </w:r>
            </w:del>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6A2CB37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del w:id="151" w:author="Copeland,Tim" w:date="2024-05-14T16:11:00Z" w16du:dateUtc="2024-05-14T22:11:00Z">
              <w:r w:rsidDel="00A86326">
                <w:rPr>
                  <w:sz w:val="20"/>
                  <w:szCs w:val="20"/>
                </w:rPr>
                <w:delText xml:space="preserve">Viable or </w:delText>
              </w:r>
            </w:del>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6598F36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del w:id="152" w:author="Copeland,Tim" w:date="2024-05-14T16:11:00Z" w16du:dateUtc="2024-05-14T22:11:00Z">
              <w:r w:rsidDel="00A86326">
                <w:rPr>
                  <w:sz w:val="20"/>
                  <w:szCs w:val="20"/>
                </w:rPr>
                <w:delText xml:space="preserve">Viable or </w:delText>
              </w:r>
            </w:del>
            <w:del w:id="153" w:author="Copeland,Tim" w:date="2024-05-14T16:10:00Z" w16du:dateUtc="2024-05-14T22:10:00Z">
              <w:r w:rsidDel="000E4D26">
                <w:rPr>
                  <w:sz w:val="20"/>
                  <w:szCs w:val="20"/>
                </w:rPr>
                <w:delText>Highly Viable</w:delText>
              </w:r>
            </w:del>
            <w:ins w:id="154" w:author="Copeland,Tim" w:date="2024-05-14T16:10:00Z" w16du:dateUtc="2024-05-14T22:10:00Z">
              <w:r w:rsidR="000E4D26">
                <w:rPr>
                  <w:sz w:val="20"/>
                  <w:szCs w:val="20"/>
                </w:rPr>
                <w:t>Maintained</w:t>
              </w:r>
            </w:ins>
          </w:p>
        </w:tc>
        <w:tc>
          <w:tcPr>
            <w:tcW w:w="6037" w:type="dxa"/>
            <w:vAlign w:val="center"/>
          </w:tcPr>
          <w:p w14:paraId="37427A80" w14:textId="383D6260"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ins w:id="155" w:author="Copeland,Tim" w:date="2024-05-14T16:06:00Z" w16du:dateUtc="2024-05-14T22:06:00Z">
              <w:r w:rsidR="006F00E8">
                <w:rPr>
                  <w:sz w:val="20"/>
                  <w:szCs w:val="20"/>
                </w:rPr>
                <w:t xml:space="preserve"> High degree of hatchery influence.</w:t>
              </w:r>
            </w:ins>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0082FF3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 xml:space="preserve">Targeted for viability. The only extant </w:t>
            </w:r>
            <w:proofErr w:type="gramStart"/>
            <w:r w:rsidRPr="00CA5511">
              <w:rPr>
                <w:sz w:val="20"/>
                <w:szCs w:val="20"/>
              </w:rPr>
              <w:t>Large</w:t>
            </w:r>
            <w:proofErr w:type="gramEnd"/>
            <w:r w:rsidRPr="00CA5511">
              <w:rPr>
                <w:sz w:val="20"/>
                <w:szCs w:val="20"/>
              </w:rPr>
              <w:t xml:space="preserv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Pr>
                <w:sz w:val="20"/>
                <w:szCs w:val="20"/>
                <w:lang w:val="fr-FR"/>
              </w:rPr>
              <w:t>A-Run</w:t>
            </w:r>
            <w:proofErr w:type="spellEnd"/>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 xml:space="preserve">Viable or </w:t>
            </w:r>
            <w:proofErr w:type="spellStart"/>
            <w:r>
              <w:rPr>
                <w:sz w:val="20"/>
                <w:szCs w:val="20"/>
                <w:lang w:val="fr-FR"/>
              </w:rPr>
              <w:t>Highly</w:t>
            </w:r>
            <w:proofErr w:type="spellEnd"/>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w:t>
            </w:r>
            <w:proofErr w:type="gramStart"/>
            <w:r w:rsidRPr="00CA5511">
              <w:rPr>
                <w:sz w:val="20"/>
                <w:szCs w:val="20"/>
              </w:rPr>
              <w:t>Large</w:t>
            </w:r>
            <w:proofErr w:type="gramEnd"/>
            <w:r w:rsidRPr="00CA5511">
              <w:rPr>
                <w:sz w:val="20"/>
                <w:szCs w:val="20"/>
              </w:rPr>
              <w:t xml:space="preserve"> population in the MPG. </w:t>
            </w:r>
            <w:proofErr w:type="spellStart"/>
            <w:r w:rsidRPr="00CA5511">
              <w:rPr>
                <w:sz w:val="20"/>
                <w:szCs w:val="20"/>
                <w:lang w:val="fr-FR"/>
              </w:rPr>
              <w:t>Cur</w:t>
            </w:r>
            <w:r>
              <w:rPr>
                <w:sz w:val="20"/>
                <w:szCs w:val="20"/>
                <w:lang w:val="fr-FR"/>
              </w:rPr>
              <w:t>rently</w:t>
            </w:r>
            <w:proofErr w:type="spellEnd"/>
            <w:r>
              <w:rPr>
                <w:sz w:val="20"/>
                <w:szCs w:val="20"/>
                <w:lang w:val="fr-FR"/>
              </w:rPr>
              <w:t xml:space="preserve"> </w:t>
            </w:r>
            <w:proofErr w:type="spellStart"/>
            <w:r>
              <w:rPr>
                <w:sz w:val="20"/>
                <w:szCs w:val="20"/>
                <w:lang w:val="fr-FR"/>
              </w:rPr>
              <w:t>r</w:t>
            </w:r>
            <w:r w:rsidRPr="00CA5511">
              <w:rPr>
                <w:sz w:val="20"/>
                <w:szCs w:val="20"/>
                <w:lang w:val="fr-FR"/>
              </w:rPr>
              <w:t>eceives</w:t>
            </w:r>
            <w:proofErr w:type="spellEnd"/>
            <w:r w:rsidRPr="00CA5511">
              <w:rPr>
                <w:sz w:val="20"/>
                <w:szCs w:val="20"/>
                <w:lang w:val="fr-FR"/>
              </w:rPr>
              <w:t xml:space="preserve"> no </w:t>
            </w:r>
            <w:proofErr w:type="spellStart"/>
            <w:r w:rsidRPr="00CA5511">
              <w:rPr>
                <w:sz w:val="20"/>
                <w:szCs w:val="20"/>
                <w:lang w:val="fr-FR"/>
              </w:rPr>
              <w:t>hatchery</w:t>
            </w:r>
            <w:proofErr w:type="spellEnd"/>
            <w:r w:rsidRPr="00CA5511">
              <w:rPr>
                <w:sz w:val="20"/>
                <w:szCs w:val="20"/>
                <w:lang w:val="fr-FR"/>
              </w:rPr>
              <w:t xml:space="preserve">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proofErr w:type="gramStart"/>
            <w:r w:rsidRPr="00CA5511">
              <w:rPr>
                <w:sz w:val="20"/>
                <w:szCs w:val="20"/>
              </w:rPr>
              <w:t>), but</w:t>
            </w:r>
            <w:proofErr w:type="gramEnd"/>
            <w:r w:rsidRPr="00CA5511">
              <w:rPr>
                <w:sz w:val="20"/>
                <w:szCs w:val="20"/>
              </w:rPr>
              <w:t xml:space="preserve">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lastRenderedPageBreak/>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proofErr w:type="gramStart"/>
            <w:r>
              <w:rPr>
                <w:sz w:val="20"/>
                <w:szCs w:val="20"/>
              </w:rPr>
              <w:t>Maintained</w:t>
            </w:r>
            <w:proofErr w:type="gramEnd"/>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CA5511">
              <w:rPr>
                <w:sz w:val="20"/>
                <w:szCs w:val="20"/>
              </w:rPr>
              <w:t>Lower</w:t>
            </w:r>
            <w:proofErr w:type="gramEnd"/>
            <w:r w:rsidRPr="00CA5511">
              <w:rPr>
                <w:sz w:val="20"/>
                <w:szCs w:val="20"/>
              </w:rPr>
              <w:t xml:space="preserve">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r w:rsidR="00000000">
        <w:fldChar w:fldCharType="begin"/>
      </w:r>
      <w:r w:rsidR="00000000">
        <w:instrText xml:space="preserve"> SEQ Table \* ARABIC </w:instrText>
      </w:r>
      <w:r w:rsidR="00000000">
        <w:fldChar w:fldCharType="separate"/>
      </w:r>
      <w:r w:rsidR="00B96B7C">
        <w:rPr>
          <w:noProof/>
        </w:rPr>
        <w:t>17</w:t>
      </w:r>
      <w:r w:rsidR="00000000">
        <w:rPr>
          <w:noProof/>
        </w:rPr>
        <w:fldChar w:fldCharType="end"/>
      </w:r>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commentRangeStart w:id="156"/>
            <w:r w:rsidRPr="00C17A6C">
              <w:rPr>
                <w:rFonts w:cs="Times New Roman"/>
                <w:sz w:val="20"/>
                <w:szCs w:val="20"/>
              </w:rPr>
              <w:t>Upper Salmon River</w:t>
            </w:r>
            <w:commentRangeEnd w:id="156"/>
            <w:r w:rsidR="00E469C5">
              <w:rPr>
                <w:rStyle w:val="CommentReference"/>
                <w:b w:val="0"/>
                <w:bCs w:val="0"/>
              </w:rPr>
              <w:commentReference w:id="156"/>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540203F9"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del w:id="157" w:author="Copeland,Tim" w:date="2024-05-14T16:20:00Z" w16du:dateUtc="2024-05-14T22:20:00Z">
              <w:r w:rsidDel="00E469C5">
                <w:rPr>
                  <w:rFonts w:cs="Times New Roman"/>
                  <w:sz w:val="20"/>
                  <w:szCs w:val="20"/>
                </w:rPr>
                <w:delText xml:space="preserve">Viable or </w:delText>
              </w:r>
            </w:del>
            <w:r>
              <w:rPr>
                <w:rFonts w:cs="Times New Roman"/>
                <w:sz w:val="20"/>
                <w:szCs w:val="20"/>
              </w:rPr>
              <w:t>Highly Viable</w:t>
            </w:r>
          </w:p>
        </w:tc>
        <w:tc>
          <w:tcPr>
            <w:tcW w:w="5940" w:type="dxa"/>
            <w:vAlign w:val="center"/>
          </w:tcPr>
          <w:p w14:paraId="28CB086F" w14:textId="1F30D96C"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ins w:id="158" w:author="Copeland,Tim" w:date="2024-05-14T16:27:00Z" w16du:dateUtc="2024-05-14T22:27:00Z">
              <w:r w:rsidR="000E7CE7">
                <w:rPr>
                  <w:rFonts w:cs="Times New Roman"/>
                  <w:sz w:val="20"/>
                  <w:szCs w:val="20"/>
                </w:rPr>
                <w:t xml:space="preserve"> Ongoing supplementation.</w:t>
              </w:r>
            </w:ins>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BAC2AB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159" w:author="Copeland,Tim" w:date="2024-05-14T16:20:00Z" w16du:dateUtc="2024-05-14T22:20:00Z">
              <w:r w:rsidDel="00FE1D7F">
                <w:rPr>
                  <w:rFonts w:cs="Times New Roman"/>
                  <w:sz w:val="20"/>
                  <w:szCs w:val="20"/>
                </w:rPr>
                <w:delText>or Highly Viable</w:delText>
              </w:r>
            </w:del>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3E69B76" w:rsidR="00C17A6C" w:rsidRPr="00C17A6C" w:rsidRDefault="00807DCB"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ins w:id="160" w:author="Copeland,Tim" w:date="2024-05-14T16:18:00Z" w16du:dateUtc="2024-05-14T22:18:00Z">
              <w:r>
                <w:rPr>
                  <w:rFonts w:cs="Times New Roman"/>
                  <w:sz w:val="20"/>
                  <w:szCs w:val="20"/>
                </w:rPr>
                <w:t>Single-pass</w:t>
              </w:r>
              <w:proofErr w:type="gramEnd"/>
              <w:r>
                <w:rPr>
                  <w:rFonts w:cs="Times New Roman"/>
                  <w:sz w:val="20"/>
                  <w:szCs w:val="20"/>
                </w:rPr>
                <w:t xml:space="preserve"> </w:t>
              </w:r>
              <w:proofErr w:type="spellStart"/>
              <w:r>
                <w:rPr>
                  <w:rFonts w:cs="Times New Roman"/>
                  <w:sz w:val="20"/>
                  <w:szCs w:val="20"/>
                </w:rPr>
                <w:t>redd</w:t>
              </w:r>
              <w:proofErr w:type="spellEnd"/>
              <w:r>
                <w:rPr>
                  <w:rFonts w:cs="Times New Roman"/>
                  <w:sz w:val="20"/>
                  <w:szCs w:val="20"/>
                </w:rPr>
                <w:t xml:space="preserve"> counts only</w:t>
              </w:r>
            </w:ins>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CBAD3F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61" w:author="Copeland,Tim" w:date="2024-05-14T16:20:00Z" w16du:dateUtc="2024-05-14T22:20:00Z">
              <w:r w:rsidDel="00FE1D7F">
                <w:rPr>
                  <w:rFonts w:cs="Times New Roman"/>
                  <w:sz w:val="20"/>
                  <w:szCs w:val="20"/>
                </w:rPr>
                <w:delText>or Highly Viable</w:delText>
              </w:r>
            </w:del>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lastRenderedPageBreak/>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3DB9D7C"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162" w:author="Copeland,Tim" w:date="2024-05-14T16:21:00Z" w16du:dateUtc="2024-05-14T22:21:00Z">
              <w:r w:rsidDel="00FE1D7F">
                <w:rPr>
                  <w:rFonts w:cs="Times New Roman"/>
                  <w:sz w:val="20"/>
                  <w:szCs w:val="20"/>
                </w:rPr>
                <w:delText>or Highly Viable</w:delText>
              </w:r>
            </w:del>
          </w:p>
        </w:tc>
        <w:tc>
          <w:tcPr>
            <w:tcW w:w="5940" w:type="dxa"/>
            <w:vAlign w:val="center"/>
          </w:tcPr>
          <w:p w14:paraId="6E494AC8" w14:textId="62817078"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Targeted for viability. </w:t>
            </w:r>
            <w:proofErr w:type="gramStart"/>
            <w:r>
              <w:rPr>
                <w:rFonts w:cs="Times New Roman"/>
                <w:sz w:val="20"/>
                <w:szCs w:val="20"/>
              </w:rPr>
              <w:t>Only</w:t>
            </w:r>
            <w:proofErr w:type="gramEnd"/>
            <w:r>
              <w:rPr>
                <w:rFonts w:cs="Times New Roman"/>
                <w:sz w:val="20"/>
                <w:szCs w:val="20"/>
              </w:rPr>
              <w:t xml:space="preserve"> extant population in this MPG with summer life history.</w:t>
            </w:r>
            <w:ins w:id="163" w:author="Copeland,Tim" w:date="2024-05-14T16:28:00Z" w16du:dateUtc="2024-05-14T22:28:00Z">
              <w:r w:rsidR="000E7CE7">
                <w:rPr>
                  <w:rFonts w:cs="Times New Roman"/>
                  <w:sz w:val="20"/>
                  <w:szCs w:val="20"/>
                </w:rPr>
                <w:t xml:space="preserve"> Ongoing supplementation.</w:t>
              </w:r>
            </w:ins>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018D7B4A"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64" w:author="Copeland,Tim" w:date="2024-05-14T16:21:00Z" w16du:dateUtc="2024-05-14T22:21:00Z">
              <w:r w:rsidDel="00B02163">
                <w:rPr>
                  <w:rFonts w:cs="Times New Roman"/>
                  <w:sz w:val="20"/>
                  <w:szCs w:val="20"/>
                </w:rPr>
                <w:delText>or Highly Viable</w:delText>
              </w:r>
            </w:del>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commentRangeStart w:id="165"/>
            <w:r>
              <w:rPr>
                <w:rFonts w:cs="Times New Roman"/>
                <w:sz w:val="20"/>
                <w:szCs w:val="20"/>
              </w:rPr>
              <w:t>Middle Fork Salmon River</w:t>
            </w:r>
            <w:commentRangeEnd w:id="165"/>
            <w:r w:rsidR="008D6511">
              <w:rPr>
                <w:rStyle w:val="CommentReference"/>
                <w:b w:val="0"/>
                <w:bCs w:val="0"/>
              </w:rPr>
              <w:commentReference w:id="165"/>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77709F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66" w:author="Copeland,Tim" w:date="2024-05-14T16:23:00Z" w16du:dateUtc="2024-05-14T22:23:00Z">
              <w:r w:rsidDel="00341A45">
                <w:rPr>
                  <w:rFonts w:cs="Times New Roman"/>
                  <w:sz w:val="20"/>
                  <w:szCs w:val="20"/>
                </w:rPr>
                <w:delText>or Highly Viable</w:delText>
              </w:r>
            </w:del>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571D5D8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167" w:author="Copeland,Tim" w:date="2024-05-14T16:23:00Z" w16du:dateUtc="2024-05-14T22:23:00Z">
              <w:r w:rsidDel="00341A45">
                <w:rPr>
                  <w:rFonts w:cs="Times New Roman"/>
                  <w:sz w:val="20"/>
                  <w:szCs w:val="20"/>
                </w:rPr>
                <w:delText>or Highly Viable</w:delText>
              </w:r>
            </w:del>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B103B8F"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del w:id="168" w:author="Copeland,Tim" w:date="2024-05-14T16:23:00Z" w16du:dateUtc="2024-05-14T22:23:00Z">
              <w:r w:rsidDel="005B3ED4">
                <w:rPr>
                  <w:rFonts w:cs="Times New Roman"/>
                  <w:sz w:val="20"/>
                  <w:szCs w:val="20"/>
                </w:rPr>
                <w:delText xml:space="preserve">Viable or </w:delText>
              </w:r>
            </w:del>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Upper Middle Fork mainstem is composed of </w:t>
            </w:r>
            <w:proofErr w:type="gramStart"/>
            <w:r w:rsidRPr="00904D66">
              <w:rPr>
                <w:rFonts w:cs="Times New Roman"/>
                <w:sz w:val="20"/>
                <w:szCs w:val="20"/>
              </w:rPr>
              <w:t>a number of</w:t>
            </w:r>
            <w:proofErr w:type="gramEnd"/>
            <w:r w:rsidRPr="00904D66">
              <w:rPr>
                <w:rFonts w:cs="Times New Roman"/>
                <w:sz w:val="20"/>
                <w:szCs w:val="20"/>
              </w:rPr>
              <w:t xml:space="preserve">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698DBA6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Viable </w:t>
            </w:r>
            <w:del w:id="169" w:author="Copeland,Tim" w:date="2024-05-14T16:23:00Z" w16du:dateUtc="2024-05-14T22:23:00Z">
              <w:r w:rsidDel="005B3ED4">
                <w:rPr>
                  <w:rFonts w:cs="Times New Roman"/>
                  <w:sz w:val="20"/>
                  <w:szCs w:val="20"/>
                </w:rPr>
                <w:delText>or Highly Viable</w:delText>
              </w:r>
            </w:del>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lastRenderedPageBreak/>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62524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del w:id="170" w:author="Copeland,Tim" w:date="2024-05-14T16:23:00Z" w16du:dateUtc="2024-05-14T22:23:00Z">
              <w:r w:rsidDel="005B3ED4">
                <w:rPr>
                  <w:rFonts w:cs="Times New Roman"/>
                  <w:sz w:val="20"/>
                  <w:szCs w:val="20"/>
                </w:rPr>
                <w:delText xml:space="preserve">Viable or </w:delText>
              </w:r>
            </w:del>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78CEE52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del w:id="171" w:author="Copeland,Tim" w:date="2024-05-14T16:24:00Z" w16du:dateUtc="2024-05-14T22:24:00Z">
              <w:r w:rsidDel="00006B77">
                <w:rPr>
                  <w:rFonts w:cs="Times New Roman"/>
                  <w:sz w:val="20"/>
                  <w:szCs w:val="20"/>
                </w:rPr>
                <w:delText xml:space="preserve">Viable or </w:delText>
              </w:r>
            </w:del>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 xml:space="preserve">Targeted for high viability. The only </w:t>
            </w:r>
            <w:proofErr w:type="gramStart"/>
            <w:r w:rsidRPr="00904D66">
              <w:rPr>
                <w:rFonts w:cs="Times New Roman"/>
                <w:sz w:val="20"/>
                <w:szCs w:val="20"/>
              </w:rPr>
              <w:t>Large</w:t>
            </w:r>
            <w:proofErr w:type="gramEnd"/>
            <w:r w:rsidRPr="00904D66">
              <w:rPr>
                <w:rFonts w:cs="Times New Roman"/>
                <w:sz w:val="20"/>
                <w:szCs w:val="20"/>
              </w:rPr>
              <w:t xml:space="preserv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C0B7DF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72" w:author="Copeland,Tim" w:date="2024-05-14T16:24:00Z" w16du:dateUtc="2024-05-14T22:24:00Z">
              <w:r w:rsidDel="00006B77">
                <w:rPr>
                  <w:rFonts w:cs="Times New Roman"/>
                  <w:sz w:val="20"/>
                  <w:szCs w:val="20"/>
                </w:rPr>
                <w:delText>or Highly Viable</w:delText>
              </w:r>
            </w:del>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commentRangeStart w:id="173"/>
            <w:r>
              <w:rPr>
                <w:rFonts w:cs="Times New Roman"/>
                <w:sz w:val="20"/>
                <w:szCs w:val="20"/>
              </w:rPr>
              <w:t>South Fork Salmon River</w:t>
            </w:r>
            <w:commentRangeEnd w:id="173"/>
            <w:r w:rsidR="00FF4712">
              <w:rPr>
                <w:rStyle w:val="CommentReference"/>
                <w:b w:val="0"/>
                <w:bCs w:val="0"/>
              </w:rPr>
              <w:commentReference w:id="173"/>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14FE07E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Viable </w:t>
            </w:r>
            <w:del w:id="174" w:author="Copeland,Tim" w:date="2024-05-14T16:25:00Z" w16du:dateUtc="2024-05-14T22:25:00Z">
              <w:r w:rsidDel="00781AC1">
                <w:rPr>
                  <w:rFonts w:cs="Times New Roman"/>
                  <w:sz w:val="20"/>
                  <w:szCs w:val="20"/>
                </w:rPr>
                <w:delText>or Highly Viable</w:delText>
              </w:r>
            </w:del>
          </w:p>
        </w:tc>
        <w:tc>
          <w:tcPr>
            <w:tcW w:w="5940" w:type="dxa"/>
            <w:vAlign w:val="center"/>
          </w:tcPr>
          <w:p w14:paraId="7E77B5B4" w14:textId="029EAA8B"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ins w:id="175" w:author="Copeland,Tim" w:date="2024-05-14T16:27:00Z" w16du:dateUtc="2024-05-14T22:27:00Z">
              <w:r w:rsidR="00C63E17">
                <w:rPr>
                  <w:rFonts w:cs="Times New Roman"/>
                  <w:sz w:val="20"/>
                  <w:szCs w:val="20"/>
                </w:rPr>
                <w:t xml:space="preserve"> Ongoing supplementation</w:t>
              </w:r>
              <w:r w:rsidR="000E7CE7">
                <w:rPr>
                  <w:rFonts w:cs="Times New Roman"/>
                  <w:sz w:val="20"/>
                  <w:szCs w:val="20"/>
                </w:rPr>
                <w:t>.</w:t>
              </w:r>
            </w:ins>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657F832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del w:id="176" w:author="Copeland,Tim" w:date="2024-05-14T16:25:00Z" w16du:dateUtc="2024-05-14T22:25:00Z">
              <w:r w:rsidDel="00781AC1">
                <w:rPr>
                  <w:rFonts w:cs="Times New Roman"/>
                  <w:sz w:val="20"/>
                  <w:szCs w:val="20"/>
                </w:rPr>
                <w:delText xml:space="preserve">Viable or </w:delText>
              </w:r>
            </w:del>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0B05A07D"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del w:id="177" w:author="Copeland,Tim" w:date="2024-05-14T16:25:00Z" w16du:dateUtc="2024-05-14T22:25:00Z">
              <w:r w:rsidDel="00781AC1">
                <w:rPr>
                  <w:rFonts w:cs="Times New Roman"/>
                  <w:sz w:val="20"/>
                  <w:szCs w:val="20"/>
                </w:rPr>
                <w:delText xml:space="preserve">Viable or </w:delText>
              </w:r>
            </w:del>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 xml:space="preserve">Viable or </w:t>
            </w:r>
            <w:proofErr w:type="spellStart"/>
            <w:r>
              <w:rPr>
                <w:rFonts w:cs="Times New Roman"/>
                <w:sz w:val="20"/>
                <w:szCs w:val="20"/>
                <w:lang w:val="fr-FR"/>
              </w:rPr>
              <w:t>Maintained</w:t>
            </w:r>
            <w:proofErr w:type="spellEnd"/>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gramStart"/>
            <w:r w:rsidRPr="001001F2">
              <w:rPr>
                <w:rFonts w:cs="Times New Roman"/>
                <w:sz w:val="20"/>
                <w:szCs w:val="20"/>
              </w:rPr>
              <w:t>Large population,</w:t>
            </w:r>
            <w:proofErr w:type="gramEnd"/>
            <w:r w:rsidRPr="001001F2">
              <w:rPr>
                <w:rFonts w:cs="Times New Roman"/>
                <w:sz w:val="20"/>
                <w:szCs w:val="20"/>
              </w:rPr>
              <w:t xml:space="preserve">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 xml:space="preserve">Minam R. has little spatial structure or diversity impairment. </w:t>
            </w:r>
            <w:proofErr w:type="spellStart"/>
            <w:r w:rsidRPr="001001F2">
              <w:rPr>
                <w:rFonts w:cs="Times New Roman"/>
                <w:sz w:val="20"/>
                <w:szCs w:val="20"/>
              </w:rPr>
              <w:t>Wenaha</w:t>
            </w:r>
            <w:proofErr w:type="spellEnd"/>
            <w:r w:rsidRPr="001001F2">
              <w:rPr>
                <w:rFonts w:cs="Times New Roman"/>
                <w:sz w:val="20"/>
                <w:szCs w:val="20"/>
              </w:rPr>
              <w:t xml:space="preserve">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sidRPr="006378FD">
              <w:rPr>
                <w:rFonts w:cs="Times New Roman"/>
                <w:sz w:val="20"/>
                <w:szCs w:val="20"/>
              </w:rPr>
              <w:t>Wenaha</w:t>
            </w:r>
            <w:proofErr w:type="spellEnd"/>
            <w:r w:rsidRPr="006378FD">
              <w:rPr>
                <w:rFonts w:cs="Times New Roman"/>
                <w:sz w:val="20"/>
                <w:szCs w:val="20"/>
              </w:rPr>
              <w:t xml:space="preserve"> R. is most downstream, providing connectivity with other MPGs. Population has little spatial structure or diversity impairment. </w:t>
            </w:r>
            <w:proofErr w:type="spellStart"/>
            <w:r w:rsidRPr="006378FD">
              <w:rPr>
                <w:rFonts w:cs="Times New Roman"/>
                <w:sz w:val="20"/>
                <w:szCs w:val="20"/>
              </w:rPr>
              <w:t>Wenaha</w:t>
            </w:r>
            <w:proofErr w:type="spellEnd"/>
            <w:r w:rsidRPr="006378FD">
              <w:rPr>
                <w:rFonts w:cs="Times New Roman"/>
                <w:sz w:val="20"/>
                <w:szCs w:val="20"/>
              </w:rPr>
              <w:t xml:space="preserve">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196230C" w:rsidR="00C17A6C" w:rsidRDefault="0053510D" w:rsidP="0053510D">
      <w:pPr>
        <w:pStyle w:val="Heading1"/>
        <w:jc w:val="center"/>
      </w:pPr>
      <w:bookmarkStart w:id="178" w:name="_Ref163195368"/>
      <w:bookmarkStart w:id="179" w:name="_Toc164257263"/>
      <w:r>
        <w:lastRenderedPageBreak/>
        <w:t xml:space="preserve">APPENDIX </w:t>
      </w:r>
      <w:r w:rsidR="00F67062">
        <w:t>C</w:t>
      </w:r>
      <w:r>
        <w:t xml:space="preserve">. </w:t>
      </w:r>
      <w:commentRangeStart w:id="180"/>
      <w:r>
        <w:t xml:space="preserve">Coefficients of Variation </w:t>
      </w:r>
      <w:commentRangeEnd w:id="180"/>
      <w:r w:rsidR="00190EA4">
        <w:rPr>
          <w:rStyle w:val="CommentReference"/>
          <w:rFonts w:eastAsiaTheme="minorHAnsi" w:cstheme="minorBidi"/>
          <w:b w:val="0"/>
          <w:caps w:val="0"/>
        </w:rPr>
        <w:commentReference w:id="180"/>
      </w:r>
      <w:r>
        <w:t>for IPTDS-Based Abundance Estimates</w:t>
      </w:r>
      <w:bookmarkEnd w:id="178"/>
      <w:bookmarkEnd w:id="179"/>
    </w:p>
    <w:p w14:paraId="7A2D8677" w14:textId="386BA15A" w:rsidR="0053510D" w:rsidRPr="0053510D" w:rsidRDefault="0053510D" w:rsidP="0053510D">
      <w:pPr>
        <w:pStyle w:val="Caption"/>
      </w:pPr>
      <w:r>
        <w:t xml:space="preserve">Table </w:t>
      </w:r>
      <w:r w:rsidR="00000000">
        <w:fldChar w:fldCharType="begin"/>
      </w:r>
      <w:r w:rsidR="00000000">
        <w:instrText xml:space="preserve"> SEQ Table \* ARABIC </w:instrText>
      </w:r>
      <w:r w:rsidR="00000000">
        <w:fldChar w:fldCharType="separate"/>
      </w:r>
      <w:r w:rsidR="00B96B7C">
        <w:rPr>
          <w:noProof/>
        </w:rPr>
        <w:t>18</w:t>
      </w:r>
      <w:r w:rsidR="00000000">
        <w:rPr>
          <w:noProof/>
        </w:rPr>
        <w:fldChar w:fldCharType="end"/>
      </w:r>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r w:rsidR="00000000">
        <w:fldChar w:fldCharType="begin"/>
      </w:r>
      <w:r w:rsidR="00000000">
        <w:instrText xml:space="preserve"> SEQ Table \* ARABIC </w:instrText>
      </w:r>
      <w:r w:rsidR="00000000">
        <w:fldChar w:fldCharType="separate"/>
      </w:r>
      <w:r w:rsidR="00B96B7C">
        <w:rPr>
          <w:noProof/>
        </w:rPr>
        <w:t>19</w:t>
      </w:r>
      <w:r w:rsidR="00000000">
        <w:rPr>
          <w:noProof/>
        </w:rPr>
        <w:fldChar w:fldCharType="end"/>
      </w:r>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4" w:author="Copeland,Tim" w:date="2024-05-14T14:17:00Z" w:initials="TC">
    <w:p w14:paraId="0A9DA068" w14:textId="77777777" w:rsidR="009E73D7" w:rsidRDefault="00390BC0" w:rsidP="009E73D7">
      <w:pPr>
        <w:pStyle w:val="CommentText"/>
      </w:pPr>
      <w:r>
        <w:rPr>
          <w:rStyle w:val="CommentReference"/>
        </w:rPr>
        <w:annotationRef/>
      </w:r>
      <w:r w:rsidR="009E73D7">
        <w:t>There will naturally be budget questions to go with the priorities. Here, introduce the idea that a by-product of this system will be efficiencies in IPTDS mgt while also addressing primary monitoring needs. Ideally, such efficiencies will make priorities budget-neutral in the big picture. Circle back to that in the Discussion.</w:t>
      </w:r>
    </w:p>
  </w:comment>
  <w:comment w:id="8" w:author="Copeland,Tim" w:date="2024-05-14T14:21:00Z" w:initials="TC">
    <w:p w14:paraId="257A91BA" w14:textId="77777777" w:rsidR="00EA75BD" w:rsidRDefault="00EA75BD" w:rsidP="00EA75BD">
      <w:pPr>
        <w:pStyle w:val="CommentText"/>
      </w:pPr>
      <w:r>
        <w:rPr>
          <w:rStyle w:val="CommentReference"/>
        </w:rPr>
        <w:annotationRef/>
      </w:r>
      <w:r>
        <w:t>These are done with RSTs. Just sayin’.</w:t>
      </w:r>
    </w:p>
  </w:comment>
  <w:comment w:id="11" w:author="Copeland,Tim" w:date="2023-08-30T15:51:00Z" w:initials="TC">
    <w:p w14:paraId="6530393B" w14:textId="4B5EEE9D"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2"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3"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4"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6" w:author="Copeland,Tim" w:date="2024-05-14T14:22:00Z" w:initials="TC">
    <w:p w14:paraId="481B8B78" w14:textId="77777777" w:rsidR="009579F8" w:rsidRDefault="005B6043" w:rsidP="009579F8">
      <w:pPr>
        <w:pStyle w:val="CommentText"/>
      </w:pPr>
      <w:r>
        <w:rPr>
          <w:rStyle w:val="CommentReference"/>
        </w:rPr>
        <w:annotationRef/>
      </w:r>
      <w:r w:rsidR="009579F8">
        <w:t>Presumably single-pass surveys. One could argue multi-pass surveys are intensive and therefore high-precision.</w:t>
      </w:r>
    </w:p>
  </w:comment>
  <w:comment w:id="22" w:author="Copeland,Tim" w:date="2023-08-31T15:20:00Z" w:initials="TC">
    <w:p w14:paraId="2B1AB73E" w14:textId="4E4B4BE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23"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9" w:author="Copeland,Tim" w:date="2024-05-14T14:28:00Z" w:initials="TC">
    <w:p w14:paraId="19A47191" w14:textId="77777777" w:rsidR="00BE4034" w:rsidRDefault="00BE4034" w:rsidP="00BE4034">
      <w:pPr>
        <w:pStyle w:val="CommentText"/>
      </w:pPr>
      <w:r>
        <w:rPr>
          <w:rStyle w:val="CommentReference"/>
        </w:rPr>
        <w:annotationRef/>
      </w:r>
      <w:r>
        <w:t>Attach a priority to each outcome node. Green is #1, reds are low priority, top yellow is #3, bottom yellow is #2. Or something like that. Add the outcomes for all IPTDSs to the notes column in Table 4.</w:t>
      </w:r>
    </w:p>
  </w:comment>
  <w:comment w:id="27" w:author="Mike Ackerman" w:date="2023-10-18T10:01:00Z" w:initials="MA">
    <w:p w14:paraId="65518CA7" w14:textId="4D78FF21"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8"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32"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33"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34" w:author="Copeland,Tim" w:date="2024-05-14T14:30:00Z" w:initials="TC">
    <w:p w14:paraId="5F94B178" w14:textId="77777777" w:rsidR="004321BF" w:rsidRDefault="004321BF" w:rsidP="004321BF">
      <w:pPr>
        <w:pStyle w:val="CommentText"/>
      </w:pPr>
      <w:r>
        <w:rPr>
          <w:rStyle w:val="CommentReference"/>
        </w:rPr>
        <w:annotationRef/>
      </w:r>
      <w:r>
        <w:t>The outcomes here might be priority 1 or 2 for green, priority 3 for yellow and low priority for red.</w:t>
      </w:r>
    </w:p>
  </w:comment>
  <w:comment w:id="37" w:author="Mike Ackerman" w:date="2024-04-11T08:29:00Z" w:initials="MA">
    <w:p w14:paraId="4D19938F" w14:textId="711DC59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8" w:author="Copeland,Tim" w:date="2024-05-14T14:34:00Z" w:initials="TC">
    <w:p w14:paraId="6013D612" w14:textId="77777777" w:rsidR="00047A2D" w:rsidRDefault="00047A2D" w:rsidP="00047A2D">
      <w:pPr>
        <w:pStyle w:val="CommentText"/>
      </w:pPr>
      <w:r>
        <w:rPr>
          <w:rStyle w:val="CommentReference"/>
        </w:rPr>
        <w:annotationRef/>
      </w:r>
      <w:r>
        <w:t xml:space="preserve">Stick to adults only. This is implied in the title and stated at the bottom of page 2. Adult monitoring is the primary information need. </w:t>
      </w:r>
    </w:p>
  </w:comment>
  <w:comment w:id="43" w:author="Copeland,Tim" w:date="2024-05-14T14:35:00Z" w:initials="TC">
    <w:p w14:paraId="45CC553B" w14:textId="77777777" w:rsidR="001B7222" w:rsidRDefault="001B7222" w:rsidP="001B7222">
      <w:pPr>
        <w:pStyle w:val="CommentText"/>
      </w:pPr>
      <w:r>
        <w:rPr>
          <w:rStyle w:val="CommentReference"/>
        </w:rPr>
        <w:annotationRef/>
      </w:r>
      <w:r>
        <w:t>How many of these are currently funded?</w:t>
      </w:r>
    </w:p>
  </w:comment>
  <w:comment w:id="44" w:author="Copeland,Tim" w:date="2024-05-14T14:36:00Z" w:initials="TC">
    <w:p w14:paraId="307A58A1" w14:textId="77777777" w:rsidR="0085287E" w:rsidRDefault="0085287E" w:rsidP="0085287E">
      <w:pPr>
        <w:pStyle w:val="CommentText"/>
      </w:pPr>
      <w:r>
        <w:rPr>
          <w:rStyle w:val="CommentReference"/>
        </w:rPr>
        <w:annotationRef/>
      </w:r>
      <w:r>
        <w:t>Seems like a proponent to be responsible will need to be identified before these can move forward.</w:t>
      </w:r>
    </w:p>
  </w:comment>
  <w:comment w:id="49" w:author="Copeland,Tim" w:date="2024-05-14T14:38:00Z" w:initials="TC">
    <w:p w14:paraId="0EAC0B97" w14:textId="77777777" w:rsidR="00093B2B" w:rsidRDefault="00093B2B" w:rsidP="00093B2B">
      <w:pPr>
        <w:pStyle w:val="CommentText"/>
      </w:pPr>
      <w:r>
        <w:rPr>
          <w:rStyle w:val="CommentReference"/>
        </w:rPr>
        <w:annotationRef/>
      </w:r>
      <w:r>
        <w:t>Sawtooth FH weir covers most of SRUMA and a good chunk of SRUMA-s.</w:t>
      </w:r>
    </w:p>
  </w:comment>
  <w:comment w:id="50" w:author="Copeland,Tim" w:date="2024-05-14T14:41:00Z" w:initials="TC">
    <w:p w14:paraId="012E88CE" w14:textId="77777777" w:rsidR="001F753D" w:rsidRDefault="001F753D" w:rsidP="001F753D">
      <w:pPr>
        <w:pStyle w:val="CommentText"/>
      </w:pPr>
      <w:r>
        <w:rPr>
          <w:rStyle w:val="CommentReference"/>
        </w:rPr>
        <w:annotationRef/>
      </w:r>
      <w:r>
        <w:t>Pahsimeroi FH weir covers most of SRPAH and probably most of SRPAH-s. Is there a way to get SRLMA by subtraction?</w:t>
      </w:r>
    </w:p>
  </w:comment>
  <w:comment w:id="51" w:author="Copeland,Tim" w:date="2024-05-14T14:42:00Z" w:initials="TC">
    <w:p w14:paraId="44806574" w14:textId="77777777" w:rsidR="00762E24" w:rsidRDefault="00762E24" w:rsidP="00762E24">
      <w:pPr>
        <w:pStyle w:val="CommentText"/>
      </w:pPr>
      <w:r>
        <w:rPr>
          <w:rStyle w:val="CommentReference"/>
        </w:rPr>
        <w:annotationRef/>
      </w:r>
      <w:r>
        <w:t>This may have happened already. Last detection in PTAGIS was Nov 2022.</w:t>
      </w:r>
    </w:p>
  </w:comment>
  <w:comment w:id="52" w:author="Copeland,Tim" w:date="2024-05-14T14:58:00Z" w:initials="TC">
    <w:p w14:paraId="4FB9D236" w14:textId="77777777" w:rsidR="00E6405F" w:rsidRDefault="00E6405F" w:rsidP="00E6405F">
      <w:pPr>
        <w:pStyle w:val="CommentText"/>
      </w:pPr>
      <w:r>
        <w:rPr>
          <w:rStyle w:val="CommentReference"/>
        </w:rPr>
        <w:annotationRef/>
      </w:r>
      <w:r>
        <w:t>Disagree. These are paired with RSTs to provide life cycle monitoring of distinct parts of the population.</w:t>
      </w:r>
    </w:p>
  </w:comment>
  <w:comment w:id="53" w:author="Copeland,Tim" w:date="2024-05-14T14:44:00Z" w:initials="TC">
    <w:p w14:paraId="104C6616" w14:textId="0D70AD21" w:rsidR="00B5429F" w:rsidRDefault="00B5429F" w:rsidP="00B5429F">
      <w:pPr>
        <w:pStyle w:val="CommentText"/>
      </w:pPr>
      <w:r>
        <w:rPr>
          <w:rStyle w:val="CommentReference"/>
        </w:rPr>
        <w:annotationRef/>
      </w:r>
      <w:r>
        <w:t>There are significant logistical hurdles to doing business here. This would be priority 3 if you follow my suggestions on Fig 1.</w:t>
      </w:r>
    </w:p>
  </w:comment>
  <w:comment w:id="55" w:author="Copeland,Tim" w:date="2024-05-14T14:47:00Z" w:initials="TC">
    <w:p w14:paraId="08CECB57" w14:textId="77777777" w:rsidR="00480FA6" w:rsidRDefault="00480FA6" w:rsidP="00480FA6">
      <w:pPr>
        <w:pStyle w:val="CommentText"/>
      </w:pPr>
      <w:r>
        <w:rPr>
          <w:rStyle w:val="CommentReference"/>
        </w:rPr>
        <w:annotationRef/>
      </w:r>
      <w:r>
        <w:t>Stick to adult-only priorities. Every other IPTDS in the MPG listed here are dual arrays. Also, of the 4 IPTDSs, SFG is the most challenging logistically. I give it a low priority.</w:t>
      </w:r>
    </w:p>
  </w:comment>
  <w:comment w:id="56" w:author="Copeland,Tim" w:date="2024-05-14T14:48:00Z" w:initials="TC">
    <w:p w14:paraId="4F93C648" w14:textId="77777777" w:rsidR="00155A3B" w:rsidRDefault="00155A3B" w:rsidP="00155A3B">
      <w:pPr>
        <w:pStyle w:val="CommentText"/>
      </w:pPr>
      <w:r>
        <w:rPr>
          <w:rStyle w:val="CommentReference"/>
        </w:rPr>
        <w:annotationRef/>
      </w:r>
      <w:r>
        <w:t>Would it be feasible to convert SW1 to a dual array?</w:t>
      </w:r>
    </w:p>
  </w:comment>
  <w:comment w:id="57" w:author="Copeland,Tim" w:date="2024-05-14T14:56:00Z" w:initials="TC">
    <w:p w14:paraId="2A880F8C" w14:textId="77777777" w:rsidR="00C62AAB" w:rsidRDefault="00C62AAB" w:rsidP="00C62AAB">
      <w:pPr>
        <w:pStyle w:val="CommentText"/>
      </w:pPr>
      <w:r>
        <w:rPr>
          <w:rStyle w:val="CommentReference"/>
        </w:rPr>
        <w:annotationRef/>
      </w:r>
      <w:r>
        <w:t>The ideal would be a dual-array SC2 at the population boundary, in which case SC1 may be superfluous. The upstream arrays are all for purposes other than adult population monitoring. Funding was transferred to O&amp;M project for CRA because of its importance for monitoring the massive habitat project there. I’m not sure of SC3 and SC4 funding but those are intended to assess passage at a suspected partial barrier.</w:t>
      </w:r>
    </w:p>
  </w:comment>
  <w:comment w:id="59" w:author="Copeland,Tim" w:date="2024-05-14T15:14:00Z" w:initials="TC">
    <w:p w14:paraId="562BA862" w14:textId="77777777" w:rsidR="00D83BEE" w:rsidRDefault="005620FA" w:rsidP="00D83BEE">
      <w:pPr>
        <w:pStyle w:val="CommentText"/>
      </w:pPr>
      <w:r>
        <w:rPr>
          <w:rStyle w:val="CommentReference"/>
        </w:rPr>
        <w:annotationRef/>
      </w:r>
      <w:r w:rsidR="00D83BEE">
        <w:t>I think we need to give the levels of priority (via Fig 1 outcomes)  to make this immediately actionable by the O&amp;M project. Keep in mind these are priorities for existing O&amp;M funding as well as a wish list for the future. Priority 1 IPTDSs are at the head of the line and low priority ones at the bottom. Adding new IPTDSs are priority 3 and will probably require a proponent to take the lead.</w:t>
      </w:r>
    </w:p>
  </w:comment>
  <w:comment w:id="61" w:author="Copeland,Tim" w:date="2024-05-14T15:07:00Z" w:initials="TC">
    <w:p w14:paraId="4220E2B0" w14:textId="202D21D5" w:rsidR="00337354" w:rsidRDefault="00337354" w:rsidP="00337354">
      <w:pPr>
        <w:pStyle w:val="CommentText"/>
      </w:pPr>
      <w:r>
        <w:rPr>
          <w:rStyle w:val="CommentReference"/>
        </w:rPr>
        <w:annotationRef/>
      </w:r>
      <w:r>
        <w:t>Which is why SFG should be low priority.</w:t>
      </w:r>
    </w:p>
  </w:comment>
  <w:comment w:id="63" w:author="FELDHAUS Joseph * ODFW" w:date="2023-10-11T15:49:00Z" w:initials="FJ*O">
    <w:p w14:paraId="7978E82B" w14:textId="7DDE5546"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64"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65"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66"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67"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69" w:author="Copeland,Tim" w:date="2024-05-14T15:25:00Z" w:initials="TC">
    <w:p w14:paraId="3D12CEBE" w14:textId="77777777" w:rsidR="005C64FB" w:rsidRDefault="005C64FB" w:rsidP="005C64FB">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85" w:author="Copeland,Tim" w:date="2024-05-14T15:31:00Z" w:initials="TC">
    <w:p w14:paraId="0FC07303" w14:textId="77777777" w:rsidR="00FE27A5" w:rsidRDefault="00FE27A5" w:rsidP="00FE27A5">
      <w:pPr>
        <w:pStyle w:val="CommentText"/>
      </w:pPr>
      <w:r>
        <w:rPr>
          <w:rStyle w:val="CommentReference"/>
        </w:rPr>
        <w:annotationRef/>
      </w:r>
      <w:r>
        <w:t>Sawtooth Hatchery weir collects steelhead but it is not clear how efficient it is.</w:t>
      </w:r>
    </w:p>
  </w:comment>
  <w:comment w:id="86" w:author="Copeland,Tim" w:date="2024-05-14T15:31:00Z" w:initials="TC">
    <w:p w14:paraId="1273C7E5" w14:textId="52333F71" w:rsidR="00AD019D" w:rsidRDefault="00AD019D" w:rsidP="00AD019D">
      <w:pPr>
        <w:pStyle w:val="CommentText"/>
      </w:pPr>
      <w:r>
        <w:rPr>
          <w:rStyle w:val="CommentReference"/>
        </w:rPr>
        <w:annotationRef/>
      </w:r>
      <w:r>
        <w:t>There is a weir operated for a hatchery steelhead program partway up EFSR.</w:t>
      </w:r>
    </w:p>
  </w:comment>
  <w:comment w:id="87" w:author="Copeland,Tim" w:date="2023-08-31T13:57:00Z" w:initials="TC">
    <w:p w14:paraId="2AAFB59F" w14:textId="641F15B2" w:rsidR="00F67062" w:rsidRDefault="00F67062" w:rsidP="00F67062">
      <w:pPr>
        <w:pStyle w:val="CommentText"/>
      </w:pPr>
      <w:r>
        <w:rPr>
          <w:rStyle w:val="CommentReference"/>
        </w:rPr>
        <w:annotationRef/>
      </w:r>
      <w:r>
        <w:t>These 4 monitor trib reconnects for the IMW</w:t>
      </w:r>
    </w:p>
  </w:comment>
  <w:comment w:id="88"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95" w:author="Copeland,Tim" w:date="2024-05-14T15:46:00Z" w:initials="TC">
    <w:p w14:paraId="0EAFB17F" w14:textId="77777777" w:rsidR="00273846" w:rsidRDefault="00273846" w:rsidP="00273846">
      <w:pPr>
        <w:pStyle w:val="CommentText"/>
      </w:pPr>
      <w:r>
        <w:rPr>
          <w:rStyle w:val="CommentReference"/>
        </w:rPr>
        <w:annotationRef/>
      </w:r>
      <w:r>
        <w:t>Here is a significant gray area. CRA was added to the O&amp;M project with accompanying funding to support life cycle monitoring of habitat restoration. That hasn’t happened yet for SC3 and SC4. Ideally, a dual-array SC2 at the population boundary is the solution. However, the funding arrangement for CRA needs to be respected.</w:t>
      </w:r>
    </w:p>
  </w:comment>
  <w:comment w:id="96" w:author="Copeland,Tim" w:date="2024-05-14T15:50:00Z" w:initials="TC">
    <w:p w14:paraId="415A777E" w14:textId="77777777" w:rsidR="002E4BB6" w:rsidRDefault="002E4BB6" w:rsidP="002E4BB6">
      <w:pPr>
        <w:pStyle w:val="CommentText"/>
      </w:pPr>
      <w:r>
        <w:rPr>
          <w:rStyle w:val="CommentReference"/>
        </w:rPr>
        <w:annotationRef/>
      </w:r>
      <w:r>
        <w:t>LAP is reliable and gets good numbers of steelhead. JUL is covers the largest portion of CRLMA-s but has failed because of logistical problems. LAW seems to get mostly coho. Other parts of the population are covered by NPT’s rotating weir/array project.</w:t>
      </w:r>
    </w:p>
  </w:comment>
  <w:comment w:id="98" w:author="Copeland,Tim" w:date="2024-05-14T15:50:00Z" w:initials="TC">
    <w:p w14:paraId="56B797B9" w14:textId="77777777" w:rsidR="00BC6783" w:rsidRDefault="00BC6783" w:rsidP="00BC6783">
      <w:pPr>
        <w:pStyle w:val="CommentText"/>
      </w:pPr>
      <w:r>
        <w:rPr>
          <w:rStyle w:val="CommentReference"/>
        </w:rPr>
        <w:annotationRef/>
      </w:r>
      <w:r>
        <w:t>Area for future discussions?</w:t>
      </w:r>
    </w:p>
  </w:comment>
  <w:comment w:id="105" w:author="FELDHAUS Joseph * ODFW" w:date="2023-10-11T15:26:00Z" w:initials="FJ*O">
    <w:p w14:paraId="2EAFB328" w14:textId="2CB61B07" w:rsidR="00F67062" w:rsidRDefault="00F67062" w:rsidP="00F67062">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106" w:author="Mike Ackerman" w:date="2024-04-08T09:30:00Z" w:initials="MA">
    <w:p w14:paraId="2578CDB0" w14:textId="77777777" w:rsidR="00F67062" w:rsidRDefault="00F67062" w:rsidP="00F67062">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107" w:author="FELDHAUS Joseph * ODFW" w:date="2023-10-11T15:23:00Z" w:initials="FJ*O">
    <w:p w14:paraId="2677AFB5" w14:textId="77777777" w:rsidR="00F67062" w:rsidRDefault="00F67062" w:rsidP="00F67062">
      <w:pPr>
        <w:pStyle w:val="CommentText"/>
      </w:pPr>
      <w:r>
        <w:rPr>
          <w:rStyle w:val="CommentReference"/>
        </w:rPr>
        <w:annotationRef/>
      </w:r>
      <w:r>
        <w:t>Was this site upgraded in the summer of 2023?</w:t>
      </w:r>
    </w:p>
  </w:comment>
  <w:comment w:id="108"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109" w:author="FELDHAUS Joseph * ODFW"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110" w:author="Mike Ackerman" w:date="2024-04-08T09:45:00Z" w:initials="MA">
    <w:p w14:paraId="40FB592C" w14:textId="77777777" w:rsidR="00F67062" w:rsidRDefault="00F67062" w:rsidP="00F67062">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113" w:author="Mike Ackerman" w:date="2024-04-17T11:36:00Z" w:initials="MA">
    <w:p w14:paraId="0598D60A" w14:textId="77777777" w:rsidR="00F67062" w:rsidRDefault="00F67062" w:rsidP="00F67062">
      <w:pPr>
        <w:pStyle w:val="CommentText"/>
      </w:pPr>
      <w:r>
        <w:rPr>
          <w:rStyle w:val="CommentReference"/>
        </w:rPr>
        <w:annotationRef/>
      </w:r>
      <w:r>
        <w:t>Is there a weir in Alpowa Creek? I seem to recall so, but can't track down info on it at the moment.</w:t>
      </w:r>
    </w:p>
  </w:comment>
  <w:comment w:id="116" w:author="Copeland,Tim" w:date="2024-05-14T15:54:00Z" w:initials="TC">
    <w:p w14:paraId="7FF7BEC7" w14:textId="77777777" w:rsidR="007B0BC7" w:rsidRDefault="007B0BC7" w:rsidP="007B0BC7">
      <w:pPr>
        <w:pStyle w:val="CommentText"/>
      </w:pPr>
      <w:r>
        <w:rPr>
          <w:rStyle w:val="CommentReference"/>
        </w:rPr>
        <w:annotationRef/>
      </w:r>
      <w:r>
        <w:t>A mark-recapture estimate of spawning upstream of the weir is calculated based on recovery of carcasses marked at the weir.</w:t>
      </w:r>
    </w:p>
  </w:comment>
  <w:comment w:id="119" w:author="Copeland,Tim" w:date="2024-05-14T15:58:00Z" w:initials="TC">
    <w:p w14:paraId="30DFAC82" w14:textId="77777777" w:rsidR="00C62279" w:rsidRDefault="00094650" w:rsidP="00C62279">
      <w:pPr>
        <w:pStyle w:val="CommentText"/>
      </w:pPr>
      <w:r>
        <w:rPr>
          <w:rStyle w:val="CommentReference"/>
        </w:rPr>
        <w:annotationRef/>
      </w:r>
      <w:r w:rsidR="00C62279">
        <w:t>Pretty sure these are multi-pass counts by the SBT. They might also do multiple passes in SREFS and SRPAN.</w:t>
      </w:r>
    </w:p>
  </w:comment>
  <w:comment w:id="121" w:author="Copeland,Tim" w:date="2024-05-14T16:01:00Z" w:initials="TC">
    <w:p w14:paraId="5E75C8B7" w14:textId="77777777" w:rsidR="00DE265C" w:rsidRDefault="00DE265C" w:rsidP="00DE265C">
      <w:pPr>
        <w:pStyle w:val="CommentText"/>
      </w:pPr>
      <w:r>
        <w:rPr>
          <w:rStyle w:val="CommentReference"/>
        </w:rPr>
        <w:annotationRef/>
      </w:r>
      <w:r>
        <w:t>KRS is now a dual-array IPTDS</w:t>
      </w:r>
    </w:p>
  </w:comment>
  <w:comment w:id="125" w:author="FELDHAUS Joseph * ODFW" w:date="2023-10-11T15:46:00Z" w:initials="FJ*O">
    <w:p w14:paraId="5357E412" w14:textId="1B10D629"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126"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 w:id="130" w:author="Copeland,Tim" w:date="2024-05-14T16:15:00Z" w:initials="TC">
    <w:p w14:paraId="05B8D074" w14:textId="77777777" w:rsidR="00E35372" w:rsidRDefault="00E35372" w:rsidP="00E35372">
      <w:pPr>
        <w:pStyle w:val="CommentText"/>
      </w:pPr>
      <w:r>
        <w:rPr>
          <w:rStyle w:val="CommentReference"/>
        </w:rPr>
        <w:annotationRef/>
      </w:r>
      <w:r>
        <w:t>I made some edits based on Table 6.3-5 in the recovery plan</w:t>
      </w:r>
    </w:p>
  </w:comment>
  <w:comment w:id="132" w:author="Copeland,Tim" w:date="2024-05-14T16:03:00Z" w:initials="TC">
    <w:p w14:paraId="604C68E1" w14:textId="54FD9845" w:rsidR="00650A75" w:rsidRDefault="00650A75" w:rsidP="00650A75">
      <w:pPr>
        <w:pStyle w:val="CommentText"/>
      </w:pPr>
      <w:r>
        <w:rPr>
          <w:rStyle w:val="CommentReference"/>
        </w:rPr>
        <w:annotationRef/>
      </w:r>
      <w:r>
        <w:t>Longstanding series of counts &amp; ages at Sawtooth weir but it doesn’t cover the full population and it is not clear how efficient it is for steelhead.</w:t>
      </w:r>
    </w:p>
  </w:comment>
  <w:comment w:id="134" w:author="Copeland,Tim" w:date="2024-05-14T16:04:00Z" w:initials="TC">
    <w:p w14:paraId="4B549399" w14:textId="77777777" w:rsidR="00E3304A" w:rsidRDefault="00E3304A" w:rsidP="00E3304A">
      <w:pPr>
        <w:pStyle w:val="CommentText"/>
      </w:pPr>
      <w:r>
        <w:rPr>
          <w:rStyle w:val="CommentReference"/>
        </w:rPr>
        <w:annotationRef/>
      </w:r>
      <w:r>
        <w:t>Same comment as for Sawtooth weir.</w:t>
      </w:r>
    </w:p>
  </w:comment>
  <w:comment w:id="137" w:author="Copeland,Tim" w:date="2024-05-14T16:05:00Z" w:initials="TC">
    <w:p w14:paraId="54835038" w14:textId="77777777" w:rsidR="002C66C8" w:rsidRDefault="002C66C8" w:rsidP="002C66C8">
      <w:pPr>
        <w:pStyle w:val="CommentText"/>
      </w:pPr>
      <w:r>
        <w:rPr>
          <w:rStyle w:val="CommentReference"/>
        </w:rPr>
        <w:annotationRef/>
      </w:r>
      <w:r>
        <w:t>PAH weir is pretty tight and there is a good series of counts and ages.</w:t>
      </w:r>
    </w:p>
  </w:comment>
  <w:comment w:id="140" w:author="Copeland,Tim" w:date="2024-05-14T16:12:00Z" w:initials="TC">
    <w:p w14:paraId="635247D0" w14:textId="77777777" w:rsidR="00CB286F" w:rsidRDefault="00CB286F" w:rsidP="00CB286F">
      <w:pPr>
        <w:pStyle w:val="CommentText"/>
      </w:pPr>
      <w:r>
        <w:rPr>
          <w:rStyle w:val="CommentReference"/>
        </w:rPr>
        <w:annotationRef/>
      </w:r>
      <w:r>
        <w:t>The IMW monitors steelhead too.</w:t>
      </w:r>
    </w:p>
  </w:comment>
  <w:comment w:id="149" w:author="Copeland,Tim" w:date="2024-05-14T16:13:00Z" w:initials="TC">
    <w:p w14:paraId="2534E6C4" w14:textId="77777777" w:rsidR="002C7BFB" w:rsidRDefault="002C7BFB" w:rsidP="002C7BFB">
      <w:pPr>
        <w:pStyle w:val="CommentText"/>
      </w:pPr>
      <w:r>
        <w:rPr>
          <w:rStyle w:val="CommentReference"/>
        </w:rPr>
        <w:annotationRef/>
      </w:r>
      <w:r>
        <w:t>I made some edits based on Table 6.2-5 in the recovery plan.</w:t>
      </w:r>
    </w:p>
  </w:comment>
  <w:comment w:id="156" w:author="Copeland,Tim" w:date="2024-05-14T16:20:00Z" w:initials="TC">
    <w:p w14:paraId="064C5A9B" w14:textId="77777777" w:rsidR="00E469C5" w:rsidRDefault="00E469C5" w:rsidP="00E469C5">
      <w:pPr>
        <w:pStyle w:val="CommentText"/>
      </w:pPr>
      <w:r>
        <w:rPr>
          <w:rStyle w:val="CommentReference"/>
        </w:rPr>
        <w:annotationRef/>
      </w:r>
      <w:r>
        <w:t>I made some edits based on Table 5.4-6 in the recovery plan</w:t>
      </w:r>
    </w:p>
  </w:comment>
  <w:comment w:id="165" w:author="Copeland,Tim" w:date="2024-05-14T16:22:00Z" w:initials="TC">
    <w:p w14:paraId="056BAACA" w14:textId="77777777" w:rsidR="008D6511" w:rsidRDefault="008D6511" w:rsidP="008D6511">
      <w:pPr>
        <w:pStyle w:val="CommentText"/>
      </w:pPr>
      <w:r>
        <w:rPr>
          <w:rStyle w:val="CommentReference"/>
        </w:rPr>
        <w:annotationRef/>
      </w:r>
      <w:r>
        <w:t>I made some edits based on Table 5.3-5 in the recovery plan.</w:t>
      </w:r>
    </w:p>
  </w:comment>
  <w:comment w:id="173" w:author="Copeland,Tim" w:date="2024-05-14T16:25:00Z" w:initials="TC">
    <w:p w14:paraId="32D9FE9F" w14:textId="77777777" w:rsidR="00FF4712" w:rsidRDefault="00FF4712" w:rsidP="00FF4712">
      <w:pPr>
        <w:pStyle w:val="CommentText"/>
      </w:pPr>
      <w:r>
        <w:rPr>
          <w:rStyle w:val="CommentReference"/>
        </w:rPr>
        <w:annotationRef/>
      </w:r>
      <w:r>
        <w:t>Made some edits based on Table 5.2-6 in the recovery plan.</w:t>
      </w:r>
    </w:p>
  </w:comment>
  <w:comment w:id="180" w:author="Copeland,Tim" w:date="2024-05-14T16:30:00Z" w:initials="TC">
    <w:p w14:paraId="5B1ED4D5" w14:textId="77777777" w:rsidR="00190EA4" w:rsidRDefault="00190EA4" w:rsidP="00190EA4">
      <w:pPr>
        <w:pStyle w:val="CommentText"/>
      </w:pPr>
      <w:r>
        <w:rPr>
          <w:rStyle w:val="CommentReference"/>
        </w:rPr>
        <w:annotationRef/>
      </w:r>
      <w:r>
        <w:t>Are places where mean CV&lt;=15% candidates for upgrades or re-thinking?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0D4E02" w15:done="0"/>
  <w15:commentEx w15:paraId="70768661" w15:paraIdParent="430D4E02" w15:done="0"/>
  <w15:commentEx w15:paraId="0A9DA068" w15:done="0"/>
  <w15:commentEx w15:paraId="257A91BA" w15:done="0"/>
  <w15:commentEx w15:paraId="6530393B" w15:done="1"/>
  <w15:commentEx w15:paraId="2FB785C0" w15:paraIdParent="6530393B" w15:done="1"/>
  <w15:commentEx w15:paraId="5A5234FF" w15:done="1"/>
  <w15:commentEx w15:paraId="1DF92777" w15:paraIdParent="5A5234FF" w15:done="1"/>
  <w15:commentEx w15:paraId="481B8B78" w15:done="0"/>
  <w15:commentEx w15:paraId="2B1AB73E" w15:done="1"/>
  <w15:commentEx w15:paraId="17634D20" w15:paraIdParent="2B1AB73E" w15:done="1"/>
  <w15:commentEx w15:paraId="19A47191" w15:done="0"/>
  <w15:commentEx w15:paraId="65518CA7" w15:done="0"/>
  <w15:commentEx w15:paraId="1A340EBD" w15:paraIdParent="65518CA7" w15:done="0"/>
  <w15:commentEx w15:paraId="1991AFEA" w15:done="0"/>
  <w15:commentEx w15:paraId="380A7AE7" w15:paraIdParent="1991AFEA" w15:done="0"/>
  <w15:commentEx w15:paraId="5F94B178" w15:done="0"/>
  <w15:commentEx w15:paraId="4D19938F" w15:done="0"/>
  <w15:commentEx w15:paraId="6013D612" w15:paraIdParent="4D19938F" w15:done="0"/>
  <w15:commentEx w15:paraId="45CC553B" w15:done="0"/>
  <w15:commentEx w15:paraId="307A58A1" w15:done="0"/>
  <w15:commentEx w15:paraId="0EAC0B97" w15:done="0"/>
  <w15:commentEx w15:paraId="012E88CE" w15:done="0"/>
  <w15:commentEx w15:paraId="44806574" w15:done="0"/>
  <w15:commentEx w15:paraId="4FB9D236" w15:done="0"/>
  <w15:commentEx w15:paraId="104C6616" w15:done="0"/>
  <w15:commentEx w15:paraId="08CECB57" w15:done="0"/>
  <w15:commentEx w15:paraId="4F93C648" w15:done="0"/>
  <w15:commentEx w15:paraId="2A880F8C" w15:done="0"/>
  <w15:commentEx w15:paraId="562BA862" w15:done="0"/>
  <w15:commentEx w15:paraId="4220E2B0" w15:done="0"/>
  <w15:commentEx w15:paraId="7978E82B" w15:done="0"/>
  <w15:commentEx w15:paraId="13A25A71" w15:done="0"/>
  <w15:commentEx w15:paraId="567459C5" w15:paraIdParent="13A25A71" w15:done="0"/>
  <w15:commentEx w15:paraId="48A4C7A9" w15:paraIdParent="13A25A71" w15:done="0"/>
  <w15:commentEx w15:paraId="57762BA9" w15:done="0"/>
  <w15:commentEx w15:paraId="3D12CEBE" w15:done="0"/>
  <w15:commentEx w15:paraId="0FC07303" w15:done="0"/>
  <w15:commentEx w15:paraId="1273C7E5" w15:done="0"/>
  <w15:commentEx w15:paraId="2AAFB59F" w15:done="1"/>
  <w15:commentEx w15:paraId="31D760F7" w15:paraIdParent="2AAFB59F" w15:done="1"/>
  <w15:commentEx w15:paraId="0EAFB17F" w15:done="0"/>
  <w15:commentEx w15:paraId="415A777E" w15:done="0"/>
  <w15:commentEx w15:paraId="56B797B9" w15:done="0"/>
  <w15:commentEx w15:paraId="2EAFB328" w15:done="0"/>
  <w15:commentEx w15:paraId="2578CDB0" w15:paraIdParent="2EAFB328" w15:done="0"/>
  <w15:commentEx w15:paraId="2677AFB5" w15:done="0"/>
  <w15:commentEx w15:paraId="589C7344" w15:paraIdParent="2677AFB5" w15:done="0"/>
  <w15:commentEx w15:paraId="04FEE09B" w15:done="0"/>
  <w15:commentEx w15:paraId="40FB592C" w15:paraIdParent="04FEE09B" w15:done="0"/>
  <w15:commentEx w15:paraId="0598D60A" w15:done="0"/>
  <w15:commentEx w15:paraId="7FF7BEC7" w15:done="0"/>
  <w15:commentEx w15:paraId="30DFAC82" w15:done="0"/>
  <w15:commentEx w15:paraId="5E75C8B7" w15:done="0"/>
  <w15:commentEx w15:paraId="5357E412" w15:done="0"/>
  <w15:commentEx w15:paraId="6DD56758" w15:paraIdParent="5357E412" w15:done="0"/>
  <w15:commentEx w15:paraId="05B8D074" w15:done="0"/>
  <w15:commentEx w15:paraId="604C68E1" w15:done="0"/>
  <w15:commentEx w15:paraId="4B549399" w15:done="0"/>
  <w15:commentEx w15:paraId="54835038" w15:done="0"/>
  <w15:commentEx w15:paraId="635247D0" w15:done="0"/>
  <w15:commentEx w15:paraId="2534E6C4" w15:done="0"/>
  <w15:commentEx w15:paraId="064C5A9B" w15:done="0"/>
  <w15:commentEx w15:paraId="056BAACA" w15:done="0"/>
  <w15:commentEx w15:paraId="32D9FE9F" w15:done="0"/>
  <w15:commentEx w15:paraId="5B1ED4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DA2ABA" w16cex:dateUtc="2023-10-18T15:58:00Z"/>
  <w16cex:commentExtensible w16cex:durableId="28DA2ABB" w16cex:dateUtc="2023-10-18T15:58:00Z"/>
  <w16cex:commentExtensible w16cex:durableId="05697849" w16cex:dateUtc="2024-05-14T20:17:00Z"/>
  <w16cex:commentExtensible w16cex:durableId="4ADDA7CB" w16cex:dateUtc="2024-05-14T20:21: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376E86EA" w16cex:dateUtc="2024-05-14T20:22:00Z"/>
  <w16cex:commentExtensible w16cex:durableId="29B8F0F9" w16cex:dateUtc="2023-08-31T21:20:00Z"/>
  <w16cex:commentExtensible w16cex:durableId="29BA2143" w16cex:dateUtc="2024-04-05T13:05:00Z"/>
  <w16cex:commentExtensible w16cex:durableId="10888F45" w16cex:dateUtc="2024-05-14T20:28: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4213C9FD" w16cex:dateUtc="2024-05-14T20:30:00Z"/>
  <w16cex:commentExtensible w16cex:durableId="29C21E04" w16cex:dateUtc="2024-04-11T14:29:00Z"/>
  <w16cex:commentExtensible w16cex:durableId="538794AC" w16cex:dateUtc="2024-05-14T20:34:00Z"/>
  <w16cex:commentExtensible w16cex:durableId="7D5A30DD" w16cex:dateUtc="2024-05-14T20:35:00Z"/>
  <w16cex:commentExtensible w16cex:durableId="35C188A0" w16cex:dateUtc="2024-05-14T20:36:00Z"/>
  <w16cex:commentExtensible w16cex:durableId="7FCF25CE" w16cex:dateUtc="2024-05-14T20:38:00Z"/>
  <w16cex:commentExtensible w16cex:durableId="508ACC22" w16cex:dateUtc="2024-05-14T20:41:00Z"/>
  <w16cex:commentExtensible w16cex:durableId="182ACA84" w16cex:dateUtc="2024-05-14T20:42:00Z"/>
  <w16cex:commentExtensible w16cex:durableId="6C33D175" w16cex:dateUtc="2024-05-14T20:58:00Z"/>
  <w16cex:commentExtensible w16cex:durableId="287BDC55" w16cex:dateUtc="2024-05-14T20:44:00Z"/>
  <w16cex:commentExtensible w16cex:durableId="38C1BC31" w16cex:dateUtc="2024-05-14T20:47:00Z"/>
  <w16cex:commentExtensible w16cex:durableId="19B09D42" w16cex:dateUtc="2024-05-14T20:48:00Z"/>
  <w16cex:commentExtensible w16cex:durableId="0206C8FB" w16cex:dateUtc="2024-05-14T20:56:00Z"/>
  <w16cex:commentExtensible w16cex:durableId="1768C0D8" w16cex:dateUtc="2024-05-14T21:14:00Z"/>
  <w16cex:commentExtensible w16cex:durableId="2C023220" w16cex:dateUtc="2024-05-14T21:07: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4A808F61" w16cex:dateUtc="2024-05-14T21:25:00Z"/>
  <w16cex:commentExtensible w16cex:durableId="7D21C012" w16cex:dateUtc="2024-05-14T21:31:00Z"/>
  <w16cex:commentExtensible w16cex:durableId="06D93EBF" w16cex:dateUtc="2024-05-14T21:31:00Z"/>
  <w16cex:commentExtensible w16cex:durableId="289B1ACE" w16cex:dateUtc="2023-08-31T19:57:00Z"/>
  <w16cex:commentExtensible w16cex:durableId="29BA421E" w16cex:dateUtc="2024-04-05T15:25:00Z"/>
  <w16cex:commentExtensible w16cex:durableId="3E196430" w16cex:dateUtc="2024-05-14T21:46:00Z"/>
  <w16cex:commentExtensible w16cex:durableId="7FBB5806" w16cex:dateUtc="2024-05-14T21:50:00Z"/>
  <w16cex:commentExtensible w16cex:durableId="6C440824" w16cex:dateUtc="2024-05-14T21:50: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6EB36AC2" w16cex:dateUtc="2024-05-14T21:54:00Z"/>
  <w16cex:commentExtensible w16cex:durableId="7D71B3B4" w16cex:dateUtc="2024-05-14T21:58:00Z"/>
  <w16cex:commentExtensible w16cex:durableId="147A6B5B" w16cex:dateUtc="2024-05-14T22:01:00Z"/>
  <w16cex:commentExtensible w16cex:durableId="28D141CB" w16cex:dateUtc="2023-10-11T22:46:00Z"/>
  <w16cex:commentExtensible w16cex:durableId="29BE78DC" w16cex:dateUtc="2024-04-08T20:08:00Z"/>
  <w16cex:commentExtensible w16cex:durableId="2000C9B8" w16cex:dateUtc="2024-05-14T22:15:00Z"/>
  <w16cex:commentExtensible w16cex:durableId="47F89CA6" w16cex:dateUtc="2024-05-14T22:03:00Z"/>
  <w16cex:commentExtensible w16cex:durableId="677F1AB9" w16cex:dateUtc="2024-05-14T22:04:00Z"/>
  <w16cex:commentExtensible w16cex:durableId="752997F6" w16cex:dateUtc="2024-05-14T22:05:00Z"/>
  <w16cex:commentExtensible w16cex:durableId="21D42129" w16cex:dateUtc="2024-05-14T22:12:00Z"/>
  <w16cex:commentExtensible w16cex:durableId="2F20185D" w16cex:dateUtc="2024-05-14T22:13:00Z"/>
  <w16cex:commentExtensible w16cex:durableId="50830FB1" w16cex:dateUtc="2024-05-14T22:20:00Z"/>
  <w16cex:commentExtensible w16cex:durableId="0C0E5893" w16cex:dateUtc="2024-05-14T22:22:00Z"/>
  <w16cex:commentExtensible w16cex:durableId="0CFC30CC" w16cex:dateUtc="2024-05-14T22:25:00Z"/>
  <w16cex:commentExtensible w16cex:durableId="0AE597F5" w16cex:dateUtc="2024-05-14T2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0D4E02" w16cid:durableId="28DA2ABA"/>
  <w16cid:commentId w16cid:paraId="70768661" w16cid:durableId="28DA2ABB"/>
  <w16cid:commentId w16cid:paraId="0A9DA068" w16cid:durableId="05697849"/>
  <w16cid:commentId w16cid:paraId="257A91BA" w16cid:durableId="4ADDA7CB"/>
  <w16cid:commentId w16cid:paraId="6530393B" w16cid:durableId="2899E3EA"/>
  <w16cid:commentId w16cid:paraId="2FB785C0" w16cid:durableId="29B8E716"/>
  <w16cid:commentId w16cid:paraId="5A5234FF" w16cid:durableId="2899E220"/>
  <w16cid:commentId w16cid:paraId="1DF92777" w16cid:durableId="29B8E812"/>
  <w16cid:commentId w16cid:paraId="481B8B78" w16cid:durableId="376E86EA"/>
  <w16cid:commentId w16cid:paraId="2B1AB73E" w16cid:durableId="29B8F0F9"/>
  <w16cid:commentId w16cid:paraId="17634D20" w16cid:durableId="29BA2143"/>
  <w16cid:commentId w16cid:paraId="19A47191" w16cid:durableId="10888F45"/>
  <w16cid:commentId w16cid:paraId="65518CA7" w16cid:durableId="28DA2B65"/>
  <w16cid:commentId w16cid:paraId="1A340EBD" w16cid:durableId="29BA2515"/>
  <w16cid:commentId w16cid:paraId="1991AFEA" w16cid:durableId="28D12CC3"/>
  <w16cid:commentId w16cid:paraId="380A7AE7" w16cid:durableId="29BA2760"/>
  <w16cid:commentId w16cid:paraId="5F94B178" w16cid:durableId="4213C9FD"/>
  <w16cid:commentId w16cid:paraId="4D19938F" w16cid:durableId="29C21E04"/>
  <w16cid:commentId w16cid:paraId="6013D612" w16cid:durableId="538794AC"/>
  <w16cid:commentId w16cid:paraId="45CC553B" w16cid:durableId="7D5A30DD"/>
  <w16cid:commentId w16cid:paraId="307A58A1" w16cid:durableId="35C188A0"/>
  <w16cid:commentId w16cid:paraId="0EAC0B97" w16cid:durableId="7FCF25CE"/>
  <w16cid:commentId w16cid:paraId="012E88CE" w16cid:durableId="508ACC22"/>
  <w16cid:commentId w16cid:paraId="44806574" w16cid:durableId="182ACA84"/>
  <w16cid:commentId w16cid:paraId="4FB9D236" w16cid:durableId="6C33D175"/>
  <w16cid:commentId w16cid:paraId="104C6616" w16cid:durableId="287BDC55"/>
  <w16cid:commentId w16cid:paraId="08CECB57" w16cid:durableId="38C1BC31"/>
  <w16cid:commentId w16cid:paraId="4F93C648" w16cid:durableId="19B09D42"/>
  <w16cid:commentId w16cid:paraId="2A880F8C" w16cid:durableId="0206C8FB"/>
  <w16cid:commentId w16cid:paraId="562BA862" w16cid:durableId="1768C0D8"/>
  <w16cid:commentId w16cid:paraId="4220E2B0" w16cid:durableId="2C023220"/>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Id w16cid:paraId="3D12CEBE" w16cid:durableId="4A808F61"/>
  <w16cid:commentId w16cid:paraId="0FC07303" w16cid:durableId="7D21C012"/>
  <w16cid:commentId w16cid:paraId="1273C7E5" w16cid:durableId="06D93EBF"/>
  <w16cid:commentId w16cid:paraId="2AAFB59F" w16cid:durableId="289B1ACE"/>
  <w16cid:commentId w16cid:paraId="31D760F7" w16cid:durableId="29BA421E"/>
  <w16cid:commentId w16cid:paraId="0EAFB17F" w16cid:durableId="3E196430"/>
  <w16cid:commentId w16cid:paraId="415A777E" w16cid:durableId="7FBB5806"/>
  <w16cid:commentId w16cid:paraId="56B797B9" w16cid:durableId="6C440824"/>
  <w16cid:commentId w16cid:paraId="2EAFB328" w16cid:durableId="28D13D19"/>
  <w16cid:commentId w16cid:paraId="2578CDB0" w16cid:durableId="29BE379D"/>
  <w16cid:commentId w16cid:paraId="2677AFB5" w16cid:durableId="28D13C82"/>
  <w16cid:commentId w16cid:paraId="589C7344" w16cid:durableId="29BE384B"/>
  <w16cid:commentId w16cid:paraId="04FEE09B" w16cid:durableId="28D13DD9"/>
  <w16cid:commentId w16cid:paraId="40FB592C" w16cid:durableId="29BE3B3B"/>
  <w16cid:commentId w16cid:paraId="0598D60A" w16cid:durableId="29CA32DA"/>
  <w16cid:commentId w16cid:paraId="7FF7BEC7" w16cid:durableId="6EB36AC2"/>
  <w16cid:commentId w16cid:paraId="30DFAC82" w16cid:durableId="7D71B3B4"/>
  <w16cid:commentId w16cid:paraId="5E75C8B7" w16cid:durableId="147A6B5B"/>
  <w16cid:commentId w16cid:paraId="5357E412" w16cid:durableId="28D141CB"/>
  <w16cid:commentId w16cid:paraId="6DD56758" w16cid:durableId="29BE78DC"/>
  <w16cid:commentId w16cid:paraId="05B8D074" w16cid:durableId="2000C9B8"/>
  <w16cid:commentId w16cid:paraId="604C68E1" w16cid:durableId="47F89CA6"/>
  <w16cid:commentId w16cid:paraId="4B549399" w16cid:durableId="677F1AB9"/>
  <w16cid:commentId w16cid:paraId="54835038" w16cid:durableId="752997F6"/>
  <w16cid:commentId w16cid:paraId="635247D0" w16cid:durableId="21D42129"/>
  <w16cid:commentId w16cid:paraId="2534E6C4" w16cid:durableId="2F20185D"/>
  <w16cid:commentId w16cid:paraId="064C5A9B" w16cid:durableId="50830FB1"/>
  <w16cid:commentId w16cid:paraId="056BAACA" w16cid:durableId="0C0E5893"/>
  <w16cid:commentId w16cid:paraId="32D9FE9F" w16cid:durableId="0CFC30CC"/>
  <w16cid:commentId w16cid:paraId="5B1ED4D5" w16cid:durableId="0AE59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AF506" w14:textId="77777777" w:rsidR="0091733D" w:rsidRDefault="0091733D" w:rsidP="00677DF7">
      <w:pPr>
        <w:spacing w:after="0" w:line="240" w:lineRule="auto"/>
      </w:pPr>
      <w:r>
        <w:separator/>
      </w:r>
    </w:p>
  </w:endnote>
  <w:endnote w:type="continuationSeparator" w:id="0">
    <w:p w14:paraId="06F4E554" w14:textId="77777777" w:rsidR="0091733D" w:rsidRDefault="0091733D"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60C7D" w14:textId="77777777" w:rsidR="0091733D" w:rsidRDefault="0091733D" w:rsidP="00677DF7">
      <w:pPr>
        <w:spacing w:after="0" w:line="240" w:lineRule="auto"/>
      </w:pPr>
      <w:r>
        <w:separator/>
      </w:r>
    </w:p>
  </w:footnote>
  <w:footnote w:type="continuationSeparator" w:id="0">
    <w:p w14:paraId="61AA9CB8" w14:textId="77777777" w:rsidR="0091733D" w:rsidRDefault="0091733D"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 xml:space="preserve">defined the Panther Creek population as functionally extirpated, the population is not included in the initial recovery strategies for achieving a viable MPG or a viable ESU. </w:t>
      </w:r>
      <w:proofErr w:type="gramStart"/>
      <w:r w:rsidRPr="002050AA">
        <w:t>Thus</w:t>
      </w:r>
      <w:proofErr w:type="gramEnd"/>
      <w:r w:rsidRPr="002050AA">
        <w:t xml:space="preserve">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06B77"/>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47A2D"/>
    <w:rsid w:val="000547B5"/>
    <w:rsid w:val="00061162"/>
    <w:rsid w:val="00061712"/>
    <w:rsid w:val="00061DB1"/>
    <w:rsid w:val="000622EA"/>
    <w:rsid w:val="00064F05"/>
    <w:rsid w:val="00067E58"/>
    <w:rsid w:val="0007002C"/>
    <w:rsid w:val="0007028A"/>
    <w:rsid w:val="000805A6"/>
    <w:rsid w:val="000836F0"/>
    <w:rsid w:val="00093B2B"/>
    <w:rsid w:val="0009465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E4D26"/>
    <w:rsid w:val="000E7CE7"/>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31A64"/>
    <w:rsid w:val="00141564"/>
    <w:rsid w:val="00141B42"/>
    <w:rsid w:val="00142DC3"/>
    <w:rsid w:val="00145DCC"/>
    <w:rsid w:val="00147AC1"/>
    <w:rsid w:val="00155A3B"/>
    <w:rsid w:val="001576FE"/>
    <w:rsid w:val="001622EA"/>
    <w:rsid w:val="00162C3B"/>
    <w:rsid w:val="00163728"/>
    <w:rsid w:val="00164F59"/>
    <w:rsid w:val="00170F90"/>
    <w:rsid w:val="001746E3"/>
    <w:rsid w:val="001754C4"/>
    <w:rsid w:val="00186027"/>
    <w:rsid w:val="00190EA4"/>
    <w:rsid w:val="00195900"/>
    <w:rsid w:val="0019708A"/>
    <w:rsid w:val="001A0F06"/>
    <w:rsid w:val="001B0429"/>
    <w:rsid w:val="001B06E3"/>
    <w:rsid w:val="001B5E98"/>
    <w:rsid w:val="001B7222"/>
    <w:rsid w:val="001C13D4"/>
    <w:rsid w:val="001C223E"/>
    <w:rsid w:val="001C2A21"/>
    <w:rsid w:val="001D1CDD"/>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1F753D"/>
    <w:rsid w:val="002007E7"/>
    <w:rsid w:val="002028F6"/>
    <w:rsid w:val="002050AA"/>
    <w:rsid w:val="002144BA"/>
    <w:rsid w:val="00221697"/>
    <w:rsid w:val="00224289"/>
    <w:rsid w:val="002269B3"/>
    <w:rsid w:val="00227ACE"/>
    <w:rsid w:val="0023275B"/>
    <w:rsid w:val="00234B2E"/>
    <w:rsid w:val="00235B59"/>
    <w:rsid w:val="00242CCC"/>
    <w:rsid w:val="00243CE2"/>
    <w:rsid w:val="0024620B"/>
    <w:rsid w:val="00246CBC"/>
    <w:rsid w:val="002477D7"/>
    <w:rsid w:val="0025120B"/>
    <w:rsid w:val="002579BC"/>
    <w:rsid w:val="002604DC"/>
    <w:rsid w:val="00265EE7"/>
    <w:rsid w:val="00273846"/>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6507"/>
    <w:rsid w:val="002C66C8"/>
    <w:rsid w:val="002C71B7"/>
    <w:rsid w:val="002C7BFB"/>
    <w:rsid w:val="002D01D9"/>
    <w:rsid w:val="002D03A6"/>
    <w:rsid w:val="002D15E4"/>
    <w:rsid w:val="002D1F21"/>
    <w:rsid w:val="002D28A1"/>
    <w:rsid w:val="002D6351"/>
    <w:rsid w:val="002D74B8"/>
    <w:rsid w:val="002E4BB6"/>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37354"/>
    <w:rsid w:val="00341A45"/>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BC0"/>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21BF"/>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0FA6"/>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3CA5"/>
    <w:rsid w:val="004D41A5"/>
    <w:rsid w:val="004D5B49"/>
    <w:rsid w:val="004D7C9A"/>
    <w:rsid w:val="004E196B"/>
    <w:rsid w:val="004E1BCB"/>
    <w:rsid w:val="004E499F"/>
    <w:rsid w:val="004E6772"/>
    <w:rsid w:val="004F2854"/>
    <w:rsid w:val="004F3B0A"/>
    <w:rsid w:val="004F6410"/>
    <w:rsid w:val="004F6A40"/>
    <w:rsid w:val="004F71E4"/>
    <w:rsid w:val="005016D0"/>
    <w:rsid w:val="00506389"/>
    <w:rsid w:val="00510098"/>
    <w:rsid w:val="0051024A"/>
    <w:rsid w:val="00511286"/>
    <w:rsid w:val="00512E18"/>
    <w:rsid w:val="005133C8"/>
    <w:rsid w:val="0051458D"/>
    <w:rsid w:val="00517FA0"/>
    <w:rsid w:val="00520263"/>
    <w:rsid w:val="00521132"/>
    <w:rsid w:val="00522335"/>
    <w:rsid w:val="00524AD6"/>
    <w:rsid w:val="00525F8D"/>
    <w:rsid w:val="00526B4D"/>
    <w:rsid w:val="0052704B"/>
    <w:rsid w:val="0053510D"/>
    <w:rsid w:val="0053593D"/>
    <w:rsid w:val="00535F67"/>
    <w:rsid w:val="005367B7"/>
    <w:rsid w:val="00541EC6"/>
    <w:rsid w:val="005439D8"/>
    <w:rsid w:val="005521DF"/>
    <w:rsid w:val="00553CC9"/>
    <w:rsid w:val="0055482A"/>
    <w:rsid w:val="005566AC"/>
    <w:rsid w:val="00560457"/>
    <w:rsid w:val="005620FA"/>
    <w:rsid w:val="0056275D"/>
    <w:rsid w:val="00564F9C"/>
    <w:rsid w:val="00567A86"/>
    <w:rsid w:val="0057151E"/>
    <w:rsid w:val="00571A76"/>
    <w:rsid w:val="00574D0D"/>
    <w:rsid w:val="005824E8"/>
    <w:rsid w:val="0058382B"/>
    <w:rsid w:val="0059525A"/>
    <w:rsid w:val="00597A13"/>
    <w:rsid w:val="005A131B"/>
    <w:rsid w:val="005A21C7"/>
    <w:rsid w:val="005A4831"/>
    <w:rsid w:val="005B3ED4"/>
    <w:rsid w:val="005B6043"/>
    <w:rsid w:val="005B64F9"/>
    <w:rsid w:val="005C64FB"/>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0A75"/>
    <w:rsid w:val="00652F78"/>
    <w:rsid w:val="00654F20"/>
    <w:rsid w:val="00655AFA"/>
    <w:rsid w:val="00657327"/>
    <w:rsid w:val="00663819"/>
    <w:rsid w:val="00663998"/>
    <w:rsid w:val="006665FC"/>
    <w:rsid w:val="00666F97"/>
    <w:rsid w:val="006720C9"/>
    <w:rsid w:val="006748C3"/>
    <w:rsid w:val="00676EE1"/>
    <w:rsid w:val="00677DF7"/>
    <w:rsid w:val="0069045D"/>
    <w:rsid w:val="00692306"/>
    <w:rsid w:val="00696E51"/>
    <w:rsid w:val="006B1935"/>
    <w:rsid w:val="006B4F25"/>
    <w:rsid w:val="006C5786"/>
    <w:rsid w:val="006D0294"/>
    <w:rsid w:val="006D15B7"/>
    <w:rsid w:val="006D20F1"/>
    <w:rsid w:val="006D6B3E"/>
    <w:rsid w:val="006E2AF4"/>
    <w:rsid w:val="006E2FC8"/>
    <w:rsid w:val="006E62AF"/>
    <w:rsid w:val="006F00E8"/>
    <w:rsid w:val="006F4996"/>
    <w:rsid w:val="006F7DBE"/>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2E24"/>
    <w:rsid w:val="00764D0E"/>
    <w:rsid w:val="007664E3"/>
    <w:rsid w:val="00767294"/>
    <w:rsid w:val="007672BC"/>
    <w:rsid w:val="00781AC1"/>
    <w:rsid w:val="007831ED"/>
    <w:rsid w:val="00785B9E"/>
    <w:rsid w:val="00792B7D"/>
    <w:rsid w:val="00797C9A"/>
    <w:rsid w:val="007A1CEE"/>
    <w:rsid w:val="007A1E19"/>
    <w:rsid w:val="007A739C"/>
    <w:rsid w:val="007B0BC7"/>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DCB"/>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5287E"/>
    <w:rsid w:val="00860168"/>
    <w:rsid w:val="00860F66"/>
    <w:rsid w:val="00862F38"/>
    <w:rsid w:val="00867259"/>
    <w:rsid w:val="00871C23"/>
    <w:rsid w:val="00877D12"/>
    <w:rsid w:val="00880AE0"/>
    <w:rsid w:val="008819F9"/>
    <w:rsid w:val="00881C08"/>
    <w:rsid w:val="00883264"/>
    <w:rsid w:val="00883CB5"/>
    <w:rsid w:val="0088712E"/>
    <w:rsid w:val="00887F08"/>
    <w:rsid w:val="00887FC0"/>
    <w:rsid w:val="0089096A"/>
    <w:rsid w:val="00897DBA"/>
    <w:rsid w:val="008A05FA"/>
    <w:rsid w:val="008A0ABC"/>
    <w:rsid w:val="008A1C4D"/>
    <w:rsid w:val="008A2DF2"/>
    <w:rsid w:val="008A3620"/>
    <w:rsid w:val="008A3F5D"/>
    <w:rsid w:val="008A47C3"/>
    <w:rsid w:val="008C0347"/>
    <w:rsid w:val="008C4BCA"/>
    <w:rsid w:val="008C6024"/>
    <w:rsid w:val="008C636E"/>
    <w:rsid w:val="008C72E4"/>
    <w:rsid w:val="008D2834"/>
    <w:rsid w:val="008D4780"/>
    <w:rsid w:val="008D560B"/>
    <w:rsid w:val="008D6511"/>
    <w:rsid w:val="008E1CA3"/>
    <w:rsid w:val="008E2FE2"/>
    <w:rsid w:val="008E4335"/>
    <w:rsid w:val="008E6BA7"/>
    <w:rsid w:val="008F154B"/>
    <w:rsid w:val="008F47BC"/>
    <w:rsid w:val="008F65F8"/>
    <w:rsid w:val="008F6A2A"/>
    <w:rsid w:val="00904D66"/>
    <w:rsid w:val="00912C54"/>
    <w:rsid w:val="009136BB"/>
    <w:rsid w:val="00916C1C"/>
    <w:rsid w:val="0091733D"/>
    <w:rsid w:val="00923BC5"/>
    <w:rsid w:val="00933F8B"/>
    <w:rsid w:val="0093750A"/>
    <w:rsid w:val="00937EC2"/>
    <w:rsid w:val="009416EE"/>
    <w:rsid w:val="00944A33"/>
    <w:rsid w:val="00945952"/>
    <w:rsid w:val="00946888"/>
    <w:rsid w:val="0094704B"/>
    <w:rsid w:val="00947CCE"/>
    <w:rsid w:val="00952A35"/>
    <w:rsid w:val="00952C7A"/>
    <w:rsid w:val="009565CB"/>
    <w:rsid w:val="009579F8"/>
    <w:rsid w:val="00964C56"/>
    <w:rsid w:val="00967943"/>
    <w:rsid w:val="0097418F"/>
    <w:rsid w:val="00975962"/>
    <w:rsid w:val="00982B5D"/>
    <w:rsid w:val="00984CA9"/>
    <w:rsid w:val="00993D9B"/>
    <w:rsid w:val="0099503F"/>
    <w:rsid w:val="009952AE"/>
    <w:rsid w:val="009A4365"/>
    <w:rsid w:val="009A4989"/>
    <w:rsid w:val="009A4EF7"/>
    <w:rsid w:val="009A6E19"/>
    <w:rsid w:val="009B0AC0"/>
    <w:rsid w:val="009B3E5F"/>
    <w:rsid w:val="009B43BF"/>
    <w:rsid w:val="009B6ED0"/>
    <w:rsid w:val="009C29F6"/>
    <w:rsid w:val="009D0D48"/>
    <w:rsid w:val="009D1563"/>
    <w:rsid w:val="009D5A2D"/>
    <w:rsid w:val="009E73D7"/>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326"/>
    <w:rsid w:val="00A868D5"/>
    <w:rsid w:val="00A86F2A"/>
    <w:rsid w:val="00A947F1"/>
    <w:rsid w:val="00A951AF"/>
    <w:rsid w:val="00AA3331"/>
    <w:rsid w:val="00AB0ED4"/>
    <w:rsid w:val="00AB53A5"/>
    <w:rsid w:val="00AC0353"/>
    <w:rsid w:val="00AC0771"/>
    <w:rsid w:val="00AC40E1"/>
    <w:rsid w:val="00AD019D"/>
    <w:rsid w:val="00AD1A03"/>
    <w:rsid w:val="00AD2BAE"/>
    <w:rsid w:val="00AD386E"/>
    <w:rsid w:val="00AD54D2"/>
    <w:rsid w:val="00AD62B5"/>
    <w:rsid w:val="00AF0869"/>
    <w:rsid w:val="00AF154A"/>
    <w:rsid w:val="00AF4A98"/>
    <w:rsid w:val="00AF7168"/>
    <w:rsid w:val="00AF7E8C"/>
    <w:rsid w:val="00B01EF7"/>
    <w:rsid w:val="00B02163"/>
    <w:rsid w:val="00B02B87"/>
    <w:rsid w:val="00B049F1"/>
    <w:rsid w:val="00B06F9F"/>
    <w:rsid w:val="00B10F24"/>
    <w:rsid w:val="00B125EB"/>
    <w:rsid w:val="00B1481F"/>
    <w:rsid w:val="00B24331"/>
    <w:rsid w:val="00B256E7"/>
    <w:rsid w:val="00B25C79"/>
    <w:rsid w:val="00B25FFC"/>
    <w:rsid w:val="00B30CA7"/>
    <w:rsid w:val="00B47152"/>
    <w:rsid w:val="00B47ED0"/>
    <w:rsid w:val="00B5068C"/>
    <w:rsid w:val="00B51174"/>
    <w:rsid w:val="00B5429F"/>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C6783"/>
    <w:rsid w:val="00BD1AE4"/>
    <w:rsid w:val="00BE014E"/>
    <w:rsid w:val="00BE4034"/>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09E0"/>
    <w:rsid w:val="00C57138"/>
    <w:rsid w:val="00C61899"/>
    <w:rsid w:val="00C62069"/>
    <w:rsid w:val="00C62279"/>
    <w:rsid w:val="00C62AAB"/>
    <w:rsid w:val="00C62B74"/>
    <w:rsid w:val="00C63E17"/>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6F"/>
    <w:rsid w:val="00CB288D"/>
    <w:rsid w:val="00CB3DBE"/>
    <w:rsid w:val="00CB6F14"/>
    <w:rsid w:val="00CB7223"/>
    <w:rsid w:val="00CC0BE5"/>
    <w:rsid w:val="00CC1671"/>
    <w:rsid w:val="00CC1DC7"/>
    <w:rsid w:val="00CC41D8"/>
    <w:rsid w:val="00CD4581"/>
    <w:rsid w:val="00CE7EEC"/>
    <w:rsid w:val="00CF4CE6"/>
    <w:rsid w:val="00CF570E"/>
    <w:rsid w:val="00D0001B"/>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BEE"/>
    <w:rsid w:val="00D83F29"/>
    <w:rsid w:val="00D8441A"/>
    <w:rsid w:val="00D85DD4"/>
    <w:rsid w:val="00D92FCD"/>
    <w:rsid w:val="00D958EA"/>
    <w:rsid w:val="00D96328"/>
    <w:rsid w:val="00D96D49"/>
    <w:rsid w:val="00D9722B"/>
    <w:rsid w:val="00DA0A9B"/>
    <w:rsid w:val="00DA20EC"/>
    <w:rsid w:val="00DA3ECA"/>
    <w:rsid w:val="00DA430A"/>
    <w:rsid w:val="00DA44AE"/>
    <w:rsid w:val="00DA4E28"/>
    <w:rsid w:val="00DB0F35"/>
    <w:rsid w:val="00DB21F9"/>
    <w:rsid w:val="00DB3F16"/>
    <w:rsid w:val="00DB5623"/>
    <w:rsid w:val="00DD1008"/>
    <w:rsid w:val="00DD4D4E"/>
    <w:rsid w:val="00DD5900"/>
    <w:rsid w:val="00DD6B7D"/>
    <w:rsid w:val="00DE265C"/>
    <w:rsid w:val="00DF6443"/>
    <w:rsid w:val="00E03127"/>
    <w:rsid w:val="00E03B1F"/>
    <w:rsid w:val="00E0415B"/>
    <w:rsid w:val="00E10C97"/>
    <w:rsid w:val="00E12CD3"/>
    <w:rsid w:val="00E12F3B"/>
    <w:rsid w:val="00E17930"/>
    <w:rsid w:val="00E17D13"/>
    <w:rsid w:val="00E23277"/>
    <w:rsid w:val="00E27E92"/>
    <w:rsid w:val="00E3194C"/>
    <w:rsid w:val="00E320F0"/>
    <w:rsid w:val="00E323E6"/>
    <w:rsid w:val="00E3304A"/>
    <w:rsid w:val="00E35372"/>
    <w:rsid w:val="00E42D5B"/>
    <w:rsid w:val="00E469C5"/>
    <w:rsid w:val="00E51CA8"/>
    <w:rsid w:val="00E52B43"/>
    <w:rsid w:val="00E52BAB"/>
    <w:rsid w:val="00E53655"/>
    <w:rsid w:val="00E6405F"/>
    <w:rsid w:val="00E65D4C"/>
    <w:rsid w:val="00E66E97"/>
    <w:rsid w:val="00E710AF"/>
    <w:rsid w:val="00E728B6"/>
    <w:rsid w:val="00E75FC1"/>
    <w:rsid w:val="00E76B0B"/>
    <w:rsid w:val="00E76F03"/>
    <w:rsid w:val="00E82E29"/>
    <w:rsid w:val="00E83445"/>
    <w:rsid w:val="00E84980"/>
    <w:rsid w:val="00E91B22"/>
    <w:rsid w:val="00E94C28"/>
    <w:rsid w:val="00E978BF"/>
    <w:rsid w:val="00EA75BD"/>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64B0"/>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C602E"/>
    <w:rsid w:val="00FD20E1"/>
    <w:rsid w:val="00FD4373"/>
    <w:rsid w:val="00FD5C72"/>
    <w:rsid w:val="00FE1D7F"/>
    <w:rsid w:val="00FE27A5"/>
    <w:rsid w:val="00FE5F95"/>
    <w:rsid w:val="00FF088F"/>
    <w:rsid w:val="00FF09E3"/>
    <w:rsid w:val="00FF4565"/>
    <w:rsid w:val="00FF47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46</Pages>
  <Words>14827</Words>
  <Characters>84516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Copeland,Tim</cp:lastModifiedBy>
  <cp:revision>78</cp:revision>
  <cp:lastPrinted>2024-04-11T14:02:00Z</cp:lastPrinted>
  <dcterms:created xsi:type="dcterms:W3CDTF">2024-05-14T19:39:00Z</dcterms:created>
  <dcterms:modified xsi:type="dcterms:W3CDTF">2024-05-14T22:30:00Z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