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5C904218"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C3017F">
        <w:rPr>
          <w:rFonts w:cs="Times New Roman"/>
          <w:sz w:val="24"/>
          <w:szCs w:val="24"/>
        </w:rPr>
        <w:t>August</w:t>
      </w:r>
      <w:r w:rsidR="00317BB3">
        <w:rPr>
          <w:rFonts w:cs="Times New Roman"/>
          <w:sz w:val="24"/>
          <w:szCs w:val="24"/>
        </w:rPr>
        <w:t xml:space="preserve"> </w:t>
      </w:r>
      <w:r w:rsidR="00C3017F">
        <w:rPr>
          <w:rFonts w:cs="Times New Roman"/>
          <w:sz w:val="24"/>
          <w:szCs w:val="24"/>
        </w:rPr>
        <w:t>14</w:t>
      </w:r>
      <w:r w:rsidRPr="00F97286">
        <w:rPr>
          <w:rFonts w:cs="Times New Roman"/>
          <w:sz w:val="24"/>
          <w:szCs w:val="24"/>
        </w:rPr>
        <w:t>, 2023</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1423BFA5">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010D6FE8" w14:textId="77777777" w:rsidR="00835FE2" w:rsidRDefault="00835FE2" w:rsidP="00835FE2">
      <w:pPr>
        <w:jc w:val="center"/>
        <w:rPr>
          <w:b/>
          <w:bCs/>
        </w:rPr>
      </w:pPr>
    </w:p>
    <w:p w14:paraId="6A580BE1" w14:textId="2372AAC1" w:rsidR="00C3017F" w:rsidRDefault="00C3017F" w:rsidP="00835FE2">
      <w:pPr>
        <w:jc w:val="center"/>
        <w:rPr>
          <w:b/>
          <w:bCs/>
        </w:rPr>
      </w:pPr>
      <w:commentRangeStart w:id="0"/>
      <w:r w:rsidRPr="00C3017F">
        <w:rPr>
          <w:b/>
          <w:bCs/>
        </w:rPr>
        <w:t>Snake River Instream PIT-tag Detection Systems Prioritization Workgroup</w:t>
      </w:r>
    </w:p>
    <w:p w14:paraId="337E3DB1" w14:textId="6F69DFBE" w:rsidR="00C3017F" w:rsidRPr="00C3017F" w:rsidRDefault="00C3017F" w:rsidP="00C3017F">
      <w:r>
        <w:rPr>
          <w:b/>
          <w:bCs/>
        </w:rPr>
        <w:t xml:space="preserve">Primary Contributors: </w:t>
      </w:r>
      <w:r w:rsidRPr="00C3017F">
        <w:t>Michael W. Ackerman (NPT),</w:t>
      </w:r>
      <w:r w:rsidR="004F6410">
        <w:t xml:space="preserve"> Joseph Bumgarner (WDFW), Timothy Copeland (IDFG), Ethan Crawford (WDFW),</w:t>
      </w:r>
      <w:r w:rsidR="004F6410" w:rsidRPr="004F6410">
        <w:t xml:space="preserve"> </w:t>
      </w:r>
      <w:r w:rsidR="004F6410">
        <w:t xml:space="preserve">Joseph W. Feldhaus (ODFW), </w:t>
      </w:r>
      <w:r>
        <w:t>Ryan Kinzer (NPT)</w:t>
      </w:r>
      <w:commentRangeEnd w:id="0"/>
      <w:r w:rsidR="007B4BA0">
        <w:rPr>
          <w:rStyle w:val="CommentReference"/>
        </w:rPr>
        <w:commentReference w:id="0"/>
      </w:r>
      <w:r w:rsidR="00835FE2">
        <w:t>, Jason Vogel (NPT)</w:t>
      </w:r>
    </w:p>
    <w:p w14:paraId="3E84324B" w14:textId="77777777" w:rsidR="00C3017F" w:rsidRDefault="00C3017F" w:rsidP="00C3017F">
      <w:pPr>
        <w:jc w:val="center"/>
        <w:rPr>
          <w:color w:val="A6A6A6" w:themeColor="background1" w:themeShade="A6"/>
        </w:rPr>
      </w:pPr>
      <w:r w:rsidRPr="00C3017F">
        <w:rPr>
          <w:color w:val="A6A6A6" w:themeColor="background1" w:themeShade="A6"/>
        </w:rPr>
        <w:lastRenderedPageBreak/>
        <w:t>(</w:t>
      </w:r>
      <w:proofErr w:type="gramStart"/>
      <w:r w:rsidRPr="00C3017F">
        <w:rPr>
          <w:color w:val="A6A6A6" w:themeColor="background1" w:themeShade="A6"/>
        </w:rPr>
        <w:t>this</w:t>
      </w:r>
      <w:proofErr w:type="gramEnd"/>
      <w:r w:rsidRPr="00C3017F">
        <w:rPr>
          <w:color w:val="A6A6A6" w:themeColor="background1" w:themeShade="A6"/>
        </w:rPr>
        <w:t xml:space="preserve">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40D40308" w14:textId="566DC079" w:rsidR="00E978BF" w:rsidRDefault="00692306">
          <w:pPr>
            <w:pStyle w:val="TOC1"/>
            <w:rPr>
              <w:rFonts w:asciiTheme="minorHAnsi" w:eastAsiaTheme="minorEastAsia" w:hAnsiTheme="minorHAnsi"/>
              <w:noProof/>
              <w:kern w:val="0"/>
              <w14:ligatures w14:val="none"/>
            </w:rPr>
          </w:pPr>
          <w:r>
            <w:fldChar w:fldCharType="begin"/>
          </w:r>
          <w:r>
            <w:instrText xml:space="preserve"> TOC \o "1-3" \h \z \u </w:instrText>
          </w:r>
          <w:r>
            <w:fldChar w:fldCharType="separate"/>
          </w:r>
          <w:hyperlink w:anchor="_Toc142907683" w:history="1">
            <w:r w:rsidR="00E978BF" w:rsidRPr="006136B7">
              <w:rPr>
                <w:rStyle w:val="Hyperlink"/>
                <w:noProof/>
              </w:rPr>
              <w:t>BACKGROUND</w:t>
            </w:r>
            <w:r w:rsidR="00E978BF">
              <w:rPr>
                <w:noProof/>
                <w:webHidden/>
              </w:rPr>
              <w:tab/>
            </w:r>
            <w:r w:rsidR="00E978BF">
              <w:rPr>
                <w:noProof/>
                <w:webHidden/>
              </w:rPr>
              <w:fldChar w:fldCharType="begin"/>
            </w:r>
            <w:r w:rsidR="00E978BF">
              <w:rPr>
                <w:noProof/>
                <w:webHidden/>
              </w:rPr>
              <w:instrText xml:space="preserve"> PAGEREF _Toc142907683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20852A44" w14:textId="392A04B6" w:rsidR="00E978BF" w:rsidRDefault="00000000">
          <w:pPr>
            <w:pStyle w:val="TOC2"/>
            <w:tabs>
              <w:tab w:val="right" w:leader="dot" w:pos="9350"/>
            </w:tabs>
            <w:rPr>
              <w:rFonts w:asciiTheme="minorHAnsi" w:eastAsiaTheme="minorEastAsia" w:hAnsiTheme="minorHAnsi"/>
              <w:noProof/>
              <w:kern w:val="0"/>
              <w14:ligatures w14:val="none"/>
            </w:rPr>
          </w:pPr>
          <w:hyperlink w:anchor="_Toc142907684" w:history="1">
            <w:r w:rsidR="00E978BF" w:rsidRPr="006136B7">
              <w:rPr>
                <w:rStyle w:val="Hyperlink"/>
                <w:noProof/>
              </w:rPr>
              <w:t>Objectives</w:t>
            </w:r>
            <w:r w:rsidR="00E978BF">
              <w:rPr>
                <w:noProof/>
                <w:webHidden/>
              </w:rPr>
              <w:tab/>
            </w:r>
            <w:r w:rsidR="00E978BF">
              <w:rPr>
                <w:noProof/>
                <w:webHidden/>
              </w:rPr>
              <w:fldChar w:fldCharType="begin"/>
            </w:r>
            <w:r w:rsidR="00E978BF">
              <w:rPr>
                <w:noProof/>
                <w:webHidden/>
              </w:rPr>
              <w:instrText xml:space="preserve"> PAGEREF _Toc142907684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2FB33CCF" w14:textId="3B31F77A" w:rsidR="00E978BF" w:rsidRDefault="00000000">
          <w:pPr>
            <w:pStyle w:val="TOC1"/>
            <w:rPr>
              <w:rFonts w:asciiTheme="minorHAnsi" w:eastAsiaTheme="minorEastAsia" w:hAnsiTheme="minorHAnsi"/>
              <w:noProof/>
              <w:kern w:val="0"/>
              <w14:ligatures w14:val="none"/>
            </w:rPr>
          </w:pPr>
          <w:hyperlink w:anchor="_Toc142907685" w:history="1">
            <w:r w:rsidR="00E978BF" w:rsidRPr="006136B7">
              <w:rPr>
                <w:rStyle w:val="Hyperlink"/>
                <w:noProof/>
              </w:rPr>
              <w:t>GENERAL APPROACH</w:t>
            </w:r>
            <w:r w:rsidR="00E978BF">
              <w:rPr>
                <w:noProof/>
                <w:webHidden/>
              </w:rPr>
              <w:tab/>
            </w:r>
            <w:r w:rsidR="00E978BF">
              <w:rPr>
                <w:noProof/>
                <w:webHidden/>
              </w:rPr>
              <w:fldChar w:fldCharType="begin"/>
            </w:r>
            <w:r w:rsidR="00E978BF">
              <w:rPr>
                <w:noProof/>
                <w:webHidden/>
              </w:rPr>
              <w:instrText xml:space="preserve"> PAGEREF _Toc142907685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0A309D54" w14:textId="4736692E" w:rsidR="00E978BF" w:rsidRDefault="00000000">
          <w:pPr>
            <w:pStyle w:val="TOC2"/>
            <w:tabs>
              <w:tab w:val="right" w:leader="dot" w:pos="9350"/>
            </w:tabs>
            <w:rPr>
              <w:rFonts w:asciiTheme="minorHAnsi" w:eastAsiaTheme="minorEastAsia" w:hAnsiTheme="minorHAnsi"/>
              <w:noProof/>
              <w:kern w:val="0"/>
              <w14:ligatures w14:val="none"/>
            </w:rPr>
          </w:pPr>
          <w:hyperlink w:anchor="_Toc142907686" w:history="1">
            <w:r w:rsidR="00E978BF" w:rsidRPr="006136B7">
              <w:rPr>
                <w:rStyle w:val="Hyperlink"/>
                <w:noProof/>
              </w:rPr>
              <w:t>Abundance</w:t>
            </w:r>
            <w:r w:rsidR="00E978BF">
              <w:rPr>
                <w:noProof/>
                <w:webHidden/>
              </w:rPr>
              <w:tab/>
            </w:r>
            <w:r w:rsidR="00E978BF">
              <w:rPr>
                <w:noProof/>
                <w:webHidden/>
              </w:rPr>
              <w:fldChar w:fldCharType="begin"/>
            </w:r>
            <w:r w:rsidR="00E978BF">
              <w:rPr>
                <w:noProof/>
                <w:webHidden/>
              </w:rPr>
              <w:instrText xml:space="preserve"> PAGEREF _Toc142907686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061067FA" w14:textId="6E124526" w:rsidR="00E978BF" w:rsidRDefault="00000000">
          <w:pPr>
            <w:pStyle w:val="TOC2"/>
            <w:tabs>
              <w:tab w:val="right" w:leader="dot" w:pos="9350"/>
            </w:tabs>
            <w:rPr>
              <w:rFonts w:asciiTheme="minorHAnsi" w:eastAsiaTheme="minorEastAsia" w:hAnsiTheme="minorHAnsi"/>
              <w:noProof/>
              <w:kern w:val="0"/>
              <w14:ligatures w14:val="none"/>
            </w:rPr>
          </w:pPr>
          <w:hyperlink w:anchor="_Toc142907687" w:history="1">
            <w:r w:rsidR="00E978BF" w:rsidRPr="006136B7">
              <w:rPr>
                <w:rStyle w:val="Hyperlink"/>
                <w:noProof/>
              </w:rPr>
              <w:t>Productivity</w:t>
            </w:r>
            <w:r w:rsidR="00E978BF">
              <w:rPr>
                <w:noProof/>
                <w:webHidden/>
              </w:rPr>
              <w:tab/>
            </w:r>
            <w:r w:rsidR="00E978BF">
              <w:rPr>
                <w:noProof/>
                <w:webHidden/>
              </w:rPr>
              <w:fldChar w:fldCharType="begin"/>
            </w:r>
            <w:r w:rsidR="00E978BF">
              <w:rPr>
                <w:noProof/>
                <w:webHidden/>
              </w:rPr>
              <w:instrText xml:space="preserve"> PAGEREF _Toc142907687 \h </w:instrText>
            </w:r>
            <w:r w:rsidR="00E978BF">
              <w:rPr>
                <w:noProof/>
                <w:webHidden/>
              </w:rPr>
            </w:r>
            <w:r w:rsidR="00E978BF">
              <w:rPr>
                <w:noProof/>
                <w:webHidden/>
              </w:rPr>
              <w:fldChar w:fldCharType="separate"/>
            </w:r>
            <w:r w:rsidR="00E978BF">
              <w:rPr>
                <w:noProof/>
                <w:webHidden/>
              </w:rPr>
              <w:t>2</w:t>
            </w:r>
            <w:r w:rsidR="00E978BF">
              <w:rPr>
                <w:noProof/>
                <w:webHidden/>
              </w:rPr>
              <w:fldChar w:fldCharType="end"/>
            </w:r>
          </w:hyperlink>
        </w:p>
        <w:p w14:paraId="3E7187BC" w14:textId="568B4228" w:rsidR="00E978BF" w:rsidRDefault="00000000">
          <w:pPr>
            <w:pStyle w:val="TOC2"/>
            <w:tabs>
              <w:tab w:val="right" w:leader="dot" w:pos="9350"/>
            </w:tabs>
            <w:rPr>
              <w:rFonts w:asciiTheme="minorHAnsi" w:eastAsiaTheme="minorEastAsia" w:hAnsiTheme="minorHAnsi"/>
              <w:noProof/>
              <w:kern w:val="0"/>
              <w14:ligatures w14:val="none"/>
            </w:rPr>
          </w:pPr>
          <w:hyperlink w:anchor="_Toc142907688" w:history="1">
            <w:r w:rsidR="00E978BF" w:rsidRPr="006136B7">
              <w:rPr>
                <w:rStyle w:val="Hyperlink"/>
                <w:noProof/>
              </w:rPr>
              <w:t>Diversity</w:t>
            </w:r>
            <w:r w:rsidR="00E978BF">
              <w:rPr>
                <w:noProof/>
                <w:webHidden/>
              </w:rPr>
              <w:tab/>
            </w:r>
            <w:r w:rsidR="00E978BF">
              <w:rPr>
                <w:noProof/>
                <w:webHidden/>
              </w:rPr>
              <w:fldChar w:fldCharType="begin"/>
            </w:r>
            <w:r w:rsidR="00E978BF">
              <w:rPr>
                <w:noProof/>
                <w:webHidden/>
              </w:rPr>
              <w:instrText xml:space="preserve"> PAGEREF _Toc142907688 \h </w:instrText>
            </w:r>
            <w:r w:rsidR="00E978BF">
              <w:rPr>
                <w:noProof/>
                <w:webHidden/>
              </w:rPr>
            </w:r>
            <w:r w:rsidR="00E978BF">
              <w:rPr>
                <w:noProof/>
                <w:webHidden/>
              </w:rPr>
              <w:fldChar w:fldCharType="separate"/>
            </w:r>
            <w:r w:rsidR="00E978BF">
              <w:rPr>
                <w:noProof/>
                <w:webHidden/>
              </w:rPr>
              <w:t>2</w:t>
            </w:r>
            <w:r w:rsidR="00E978BF">
              <w:rPr>
                <w:noProof/>
                <w:webHidden/>
              </w:rPr>
              <w:fldChar w:fldCharType="end"/>
            </w:r>
          </w:hyperlink>
        </w:p>
        <w:p w14:paraId="24710DB1" w14:textId="44D701A8" w:rsidR="00E978BF" w:rsidRDefault="00000000">
          <w:pPr>
            <w:pStyle w:val="TOC1"/>
            <w:rPr>
              <w:rFonts w:asciiTheme="minorHAnsi" w:eastAsiaTheme="minorEastAsia" w:hAnsiTheme="minorHAnsi"/>
              <w:noProof/>
              <w:kern w:val="0"/>
              <w14:ligatures w14:val="none"/>
            </w:rPr>
          </w:pPr>
          <w:hyperlink w:anchor="_Toc142907689" w:history="1">
            <w:r w:rsidR="00E978BF" w:rsidRPr="006136B7">
              <w:rPr>
                <w:rStyle w:val="Hyperlink"/>
                <w:noProof/>
              </w:rPr>
              <w:t>PRIORITIZATION FRAMEWORK</w:t>
            </w:r>
            <w:r w:rsidR="00E978BF">
              <w:rPr>
                <w:noProof/>
                <w:webHidden/>
              </w:rPr>
              <w:tab/>
            </w:r>
            <w:r w:rsidR="00E978BF">
              <w:rPr>
                <w:noProof/>
                <w:webHidden/>
              </w:rPr>
              <w:fldChar w:fldCharType="begin"/>
            </w:r>
            <w:r w:rsidR="00E978BF">
              <w:rPr>
                <w:noProof/>
                <w:webHidden/>
              </w:rPr>
              <w:instrText xml:space="preserve"> PAGEREF _Toc142907689 \h </w:instrText>
            </w:r>
            <w:r w:rsidR="00E978BF">
              <w:rPr>
                <w:noProof/>
                <w:webHidden/>
              </w:rPr>
            </w:r>
            <w:r w:rsidR="00E978BF">
              <w:rPr>
                <w:noProof/>
                <w:webHidden/>
              </w:rPr>
              <w:fldChar w:fldCharType="separate"/>
            </w:r>
            <w:r w:rsidR="00E978BF">
              <w:rPr>
                <w:noProof/>
                <w:webHidden/>
              </w:rPr>
              <w:t>2</w:t>
            </w:r>
            <w:r w:rsidR="00E978BF">
              <w:rPr>
                <w:noProof/>
                <w:webHidden/>
              </w:rPr>
              <w:fldChar w:fldCharType="end"/>
            </w:r>
          </w:hyperlink>
        </w:p>
        <w:p w14:paraId="20270357" w14:textId="7C346EDC" w:rsidR="00E978BF" w:rsidRDefault="00000000">
          <w:pPr>
            <w:pStyle w:val="TOC1"/>
            <w:rPr>
              <w:rFonts w:asciiTheme="minorHAnsi" w:eastAsiaTheme="minorEastAsia" w:hAnsiTheme="minorHAnsi"/>
              <w:noProof/>
              <w:kern w:val="0"/>
              <w14:ligatures w14:val="none"/>
            </w:rPr>
          </w:pPr>
          <w:hyperlink w:anchor="_Toc142907690" w:history="1">
            <w:r w:rsidR="00E978BF" w:rsidRPr="006136B7">
              <w:rPr>
                <w:rStyle w:val="Hyperlink"/>
                <w:noProof/>
              </w:rPr>
              <w:t>RESULTS</w:t>
            </w:r>
            <w:r w:rsidR="00E978BF">
              <w:rPr>
                <w:noProof/>
                <w:webHidden/>
              </w:rPr>
              <w:tab/>
            </w:r>
            <w:r w:rsidR="00E978BF">
              <w:rPr>
                <w:noProof/>
                <w:webHidden/>
              </w:rPr>
              <w:fldChar w:fldCharType="begin"/>
            </w:r>
            <w:r w:rsidR="00E978BF">
              <w:rPr>
                <w:noProof/>
                <w:webHidden/>
              </w:rPr>
              <w:instrText xml:space="preserve"> PAGEREF _Toc142907690 \h </w:instrText>
            </w:r>
            <w:r w:rsidR="00E978BF">
              <w:rPr>
                <w:noProof/>
                <w:webHidden/>
              </w:rPr>
            </w:r>
            <w:r w:rsidR="00E978BF">
              <w:rPr>
                <w:noProof/>
                <w:webHidden/>
              </w:rPr>
              <w:fldChar w:fldCharType="separate"/>
            </w:r>
            <w:r w:rsidR="00E978BF">
              <w:rPr>
                <w:noProof/>
                <w:webHidden/>
              </w:rPr>
              <w:t>7</w:t>
            </w:r>
            <w:r w:rsidR="00E978BF">
              <w:rPr>
                <w:noProof/>
                <w:webHidden/>
              </w:rPr>
              <w:fldChar w:fldCharType="end"/>
            </w:r>
          </w:hyperlink>
        </w:p>
        <w:p w14:paraId="13B7D163" w14:textId="3B187F45" w:rsidR="00E978BF" w:rsidRDefault="00000000">
          <w:pPr>
            <w:pStyle w:val="TOC2"/>
            <w:tabs>
              <w:tab w:val="right" w:leader="dot" w:pos="9350"/>
            </w:tabs>
            <w:rPr>
              <w:rFonts w:asciiTheme="minorHAnsi" w:eastAsiaTheme="minorEastAsia" w:hAnsiTheme="minorHAnsi"/>
              <w:noProof/>
              <w:kern w:val="0"/>
              <w14:ligatures w14:val="none"/>
            </w:rPr>
          </w:pPr>
          <w:hyperlink w:anchor="_Toc142907691" w:history="1">
            <w:r w:rsidR="00E978BF" w:rsidRPr="006136B7">
              <w:rPr>
                <w:rStyle w:val="Hyperlink"/>
                <w:noProof/>
              </w:rPr>
              <w:t>Synopsis</w:t>
            </w:r>
            <w:r w:rsidR="00E978BF">
              <w:rPr>
                <w:noProof/>
                <w:webHidden/>
              </w:rPr>
              <w:tab/>
            </w:r>
            <w:r w:rsidR="00E978BF">
              <w:rPr>
                <w:noProof/>
                <w:webHidden/>
              </w:rPr>
              <w:fldChar w:fldCharType="begin"/>
            </w:r>
            <w:r w:rsidR="00E978BF">
              <w:rPr>
                <w:noProof/>
                <w:webHidden/>
              </w:rPr>
              <w:instrText xml:space="preserve"> PAGEREF _Toc142907691 \h </w:instrText>
            </w:r>
            <w:r w:rsidR="00E978BF">
              <w:rPr>
                <w:noProof/>
                <w:webHidden/>
              </w:rPr>
            </w:r>
            <w:r w:rsidR="00E978BF">
              <w:rPr>
                <w:noProof/>
                <w:webHidden/>
              </w:rPr>
              <w:fldChar w:fldCharType="separate"/>
            </w:r>
            <w:r w:rsidR="00E978BF">
              <w:rPr>
                <w:noProof/>
                <w:webHidden/>
              </w:rPr>
              <w:t>7</w:t>
            </w:r>
            <w:r w:rsidR="00E978BF">
              <w:rPr>
                <w:noProof/>
                <w:webHidden/>
              </w:rPr>
              <w:fldChar w:fldCharType="end"/>
            </w:r>
          </w:hyperlink>
        </w:p>
        <w:p w14:paraId="0DE87FF6" w14:textId="2EF6CE75" w:rsidR="00E978BF" w:rsidRDefault="00000000">
          <w:pPr>
            <w:pStyle w:val="TOC2"/>
            <w:tabs>
              <w:tab w:val="right" w:leader="dot" w:pos="9350"/>
            </w:tabs>
            <w:rPr>
              <w:rFonts w:asciiTheme="minorHAnsi" w:eastAsiaTheme="minorEastAsia" w:hAnsiTheme="minorHAnsi"/>
              <w:noProof/>
              <w:kern w:val="0"/>
              <w14:ligatures w14:val="none"/>
            </w:rPr>
          </w:pPr>
          <w:hyperlink w:anchor="_Toc142907692" w:history="1">
            <w:r w:rsidR="00E978BF" w:rsidRPr="006136B7">
              <w:rPr>
                <w:rStyle w:val="Hyperlink"/>
                <w:noProof/>
              </w:rPr>
              <w:t>Snake River Basin Steelhead DPS</w:t>
            </w:r>
            <w:r w:rsidR="00E978BF">
              <w:rPr>
                <w:noProof/>
                <w:webHidden/>
              </w:rPr>
              <w:tab/>
            </w:r>
            <w:r w:rsidR="00E978BF">
              <w:rPr>
                <w:noProof/>
                <w:webHidden/>
              </w:rPr>
              <w:fldChar w:fldCharType="begin"/>
            </w:r>
            <w:r w:rsidR="00E978BF">
              <w:rPr>
                <w:noProof/>
                <w:webHidden/>
              </w:rPr>
              <w:instrText xml:space="preserve"> PAGEREF _Toc142907692 \h </w:instrText>
            </w:r>
            <w:r w:rsidR="00E978BF">
              <w:rPr>
                <w:noProof/>
                <w:webHidden/>
              </w:rPr>
            </w:r>
            <w:r w:rsidR="00E978BF">
              <w:rPr>
                <w:noProof/>
                <w:webHidden/>
              </w:rPr>
              <w:fldChar w:fldCharType="separate"/>
            </w:r>
            <w:r w:rsidR="00E978BF">
              <w:rPr>
                <w:noProof/>
                <w:webHidden/>
              </w:rPr>
              <w:t>9</w:t>
            </w:r>
            <w:r w:rsidR="00E978BF">
              <w:rPr>
                <w:noProof/>
                <w:webHidden/>
              </w:rPr>
              <w:fldChar w:fldCharType="end"/>
            </w:r>
          </w:hyperlink>
        </w:p>
        <w:p w14:paraId="2B81AE4D" w14:textId="33625704" w:rsidR="00E978BF" w:rsidRDefault="00000000">
          <w:pPr>
            <w:pStyle w:val="TOC3"/>
            <w:tabs>
              <w:tab w:val="right" w:leader="dot" w:pos="9350"/>
            </w:tabs>
            <w:rPr>
              <w:rFonts w:asciiTheme="minorHAnsi" w:eastAsiaTheme="minorEastAsia" w:hAnsiTheme="minorHAnsi"/>
              <w:noProof/>
              <w:kern w:val="0"/>
              <w14:ligatures w14:val="none"/>
            </w:rPr>
          </w:pPr>
          <w:hyperlink w:anchor="_Toc142907693" w:history="1">
            <w:r w:rsidR="00E978BF" w:rsidRPr="006136B7">
              <w:rPr>
                <w:rStyle w:val="Hyperlink"/>
                <w:noProof/>
              </w:rPr>
              <w:t>Salmon River MPG</w:t>
            </w:r>
            <w:r w:rsidR="00E978BF">
              <w:rPr>
                <w:noProof/>
                <w:webHidden/>
              </w:rPr>
              <w:tab/>
            </w:r>
            <w:r w:rsidR="00E978BF">
              <w:rPr>
                <w:noProof/>
                <w:webHidden/>
              </w:rPr>
              <w:fldChar w:fldCharType="begin"/>
            </w:r>
            <w:r w:rsidR="00E978BF">
              <w:rPr>
                <w:noProof/>
                <w:webHidden/>
              </w:rPr>
              <w:instrText xml:space="preserve"> PAGEREF _Toc142907693 \h </w:instrText>
            </w:r>
            <w:r w:rsidR="00E978BF">
              <w:rPr>
                <w:noProof/>
                <w:webHidden/>
              </w:rPr>
            </w:r>
            <w:r w:rsidR="00E978BF">
              <w:rPr>
                <w:noProof/>
                <w:webHidden/>
              </w:rPr>
              <w:fldChar w:fldCharType="separate"/>
            </w:r>
            <w:r w:rsidR="00E978BF">
              <w:rPr>
                <w:noProof/>
                <w:webHidden/>
              </w:rPr>
              <w:t>9</w:t>
            </w:r>
            <w:r w:rsidR="00E978BF">
              <w:rPr>
                <w:noProof/>
                <w:webHidden/>
              </w:rPr>
              <w:fldChar w:fldCharType="end"/>
            </w:r>
          </w:hyperlink>
        </w:p>
        <w:p w14:paraId="290880B6" w14:textId="176C1106" w:rsidR="00E978BF" w:rsidRDefault="00000000">
          <w:pPr>
            <w:pStyle w:val="TOC3"/>
            <w:tabs>
              <w:tab w:val="right" w:leader="dot" w:pos="9350"/>
            </w:tabs>
            <w:rPr>
              <w:rFonts w:asciiTheme="minorHAnsi" w:eastAsiaTheme="minorEastAsia" w:hAnsiTheme="minorHAnsi"/>
              <w:noProof/>
              <w:kern w:val="0"/>
              <w14:ligatures w14:val="none"/>
            </w:rPr>
          </w:pPr>
          <w:hyperlink w:anchor="_Toc142907694" w:history="1">
            <w:r w:rsidR="00E978BF" w:rsidRPr="006136B7">
              <w:rPr>
                <w:rStyle w:val="Hyperlink"/>
                <w:noProof/>
              </w:rPr>
              <w:t>Clearwater River MPG</w:t>
            </w:r>
            <w:r w:rsidR="00E978BF">
              <w:rPr>
                <w:noProof/>
                <w:webHidden/>
              </w:rPr>
              <w:tab/>
            </w:r>
            <w:r w:rsidR="00E978BF">
              <w:rPr>
                <w:noProof/>
                <w:webHidden/>
              </w:rPr>
              <w:fldChar w:fldCharType="begin"/>
            </w:r>
            <w:r w:rsidR="00E978BF">
              <w:rPr>
                <w:noProof/>
                <w:webHidden/>
              </w:rPr>
              <w:instrText xml:space="preserve"> PAGEREF _Toc142907694 \h </w:instrText>
            </w:r>
            <w:r w:rsidR="00E978BF">
              <w:rPr>
                <w:noProof/>
                <w:webHidden/>
              </w:rPr>
            </w:r>
            <w:r w:rsidR="00E978BF">
              <w:rPr>
                <w:noProof/>
                <w:webHidden/>
              </w:rPr>
              <w:fldChar w:fldCharType="separate"/>
            </w:r>
            <w:r w:rsidR="00E978BF">
              <w:rPr>
                <w:noProof/>
                <w:webHidden/>
              </w:rPr>
              <w:t>12</w:t>
            </w:r>
            <w:r w:rsidR="00E978BF">
              <w:rPr>
                <w:noProof/>
                <w:webHidden/>
              </w:rPr>
              <w:fldChar w:fldCharType="end"/>
            </w:r>
          </w:hyperlink>
        </w:p>
        <w:p w14:paraId="463E9D8F" w14:textId="15099F11" w:rsidR="00E978BF" w:rsidRDefault="00000000">
          <w:pPr>
            <w:pStyle w:val="TOC3"/>
            <w:tabs>
              <w:tab w:val="right" w:leader="dot" w:pos="9350"/>
            </w:tabs>
            <w:rPr>
              <w:rFonts w:asciiTheme="minorHAnsi" w:eastAsiaTheme="minorEastAsia" w:hAnsiTheme="minorHAnsi"/>
              <w:noProof/>
              <w:kern w:val="0"/>
              <w14:ligatures w14:val="none"/>
            </w:rPr>
          </w:pPr>
          <w:hyperlink w:anchor="_Toc142907695" w:history="1">
            <w:r w:rsidR="00E978BF" w:rsidRPr="006136B7">
              <w:rPr>
                <w:rStyle w:val="Hyperlink"/>
                <w:noProof/>
              </w:rPr>
              <w:t>Imnaha River MPG</w:t>
            </w:r>
            <w:r w:rsidR="00E978BF">
              <w:rPr>
                <w:noProof/>
                <w:webHidden/>
              </w:rPr>
              <w:tab/>
            </w:r>
            <w:r w:rsidR="00E978BF">
              <w:rPr>
                <w:noProof/>
                <w:webHidden/>
              </w:rPr>
              <w:fldChar w:fldCharType="begin"/>
            </w:r>
            <w:r w:rsidR="00E978BF">
              <w:rPr>
                <w:noProof/>
                <w:webHidden/>
              </w:rPr>
              <w:instrText xml:space="preserve"> PAGEREF _Toc142907695 \h </w:instrText>
            </w:r>
            <w:r w:rsidR="00E978BF">
              <w:rPr>
                <w:noProof/>
                <w:webHidden/>
              </w:rPr>
            </w:r>
            <w:r w:rsidR="00E978BF">
              <w:rPr>
                <w:noProof/>
                <w:webHidden/>
              </w:rPr>
              <w:fldChar w:fldCharType="separate"/>
            </w:r>
            <w:r w:rsidR="00E978BF">
              <w:rPr>
                <w:noProof/>
                <w:webHidden/>
              </w:rPr>
              <w:t>14</w:t>
            </w:r>
            <w:r w:rsidR="00E978BF">
              <w:rPr>
                <w:noProof/>
                <w:webHidden/>
              </w:rPr>
              <w:fldChar w:fldCharType="end"/>
            </w:r>
          </w:hyperlink>
        </w:p>
        <w:p w14:paraId="6B2F4FD0" w14:textId="07ED215C" w:rsidR="00E978BF" w:rsidRDefault="00000000">
          <w:pPr>
            <w:pStyle w:val="TOC3"/>
            <w:tabs>
              <w:tab w:val="right" w:leader="dot" w:pos="9350"/>
            </w:tabs>
            <w:rPr>
              <w:rFonts w:asciiTheme="minorHAnsi" w:eastAsiaTheme="minorEastAsia" w:hAnsiTheme="minorHAnsi"/>
              <w:noProof/>
              <w:kern w:val="0"/>
              <w14:ligatures w14:val="none"/>
            </w:rPr>
          </w:pPr>
          <w:hyperlink w:anchor="_Toc142907696" w:history="1">
            <w:r w:rsidR="00E978BF" w:rsidRPr="006136B7">
              <w:rPr>
                <w:rStyle w:val="Hyperlink"/>
                <w:noProof/>
              </w:rPr>
              <w:t>Grande Ronde River MPG</w:t>
            </w:r>
            <w:r w:rsidR="00E978BF">
              <w:rPr>
                <w:noProof/>
                <w:webHidden/>
              </w:rPr>
              <w:tab/>
            </w:r>
            <w:r w:rsidR="00E978BF">
              <w:rPr>
                <w:noProof/>
                <w:webHidden/>
              </w:rPr>
              <w:fldChar w:fldCharType="begin"/>
            </w:r>
            <w:r w:rsidR="00E978BF">
              <w:rPr>
                <w:noProof/>
                <w:webHidden/>
              </w:rPr>
              <w:instrText xml:space="preserve"> PAGEREF _Toc142907696 \h </w:instrText>
            </w:r>
            <w:r w:rsidR="00E978BF">
              <w:rPr>
                <w:noProof/>
                <w:webHidden/>
              </w:rPr>
            </w:r>
            <w:r w:rsidR="00E978BF">
              <w:rPr>
                <w:noProof/>
                <w:webHidden/>
              </w:rPr>
              <w:fldChar w:fldCharType="separate"/>
            </w:r>
            <w:r w:rsidR="00E978BF">
              <w:rPr>
                <w:noProof/>
                <w:webHidden/>
              </w:rPr>
              <w:t>15</w:t>
            </w:r>
            <w:r w:rsidR="00E978BF">
              <w:rPr>
                <w:noProof/>
                <w:webHidden/>
              </w:rPr>
              <w:fldChar w:fldCharType="end"/>
            </w:r>
          </w:hyperlink>
        </w:p>
        <w:p w14:paraId="1115C8BD" w14:textId="7FD8F934" w:rsidR="00E978BF" w:rsidRDefault="00000000">
          <w:pPr>
            <w:pStyle w:val="TOC3"/>
            <w:tabs>
              <w:tab w:val="right" w:leader="dot" w:pos="9350"/>
            </w:tabs>
            <w:rPr>
              <w:rFonts w:asciiTheme="minorHAnsi" w:eastAsiaTheme="minorEastAsia" w:hAnsiTheme="minorHAnsi"/>
              <w:noProof/>
              <w:kern w:val="0"/>
              <w14:ligatures w14:val="none"/>
            </w:rPr>
          </w:pPr>
          <w:hyperlink w:anchor="_Toc142907697" w:history="1">
            <w:r w:rsidR="00E978BF" w:rsidRPr="006136B7">
              <w:rPr>
                <w:rStyle w:val="Hyperlink"/>
                <w:noProof/>
              </w:rPr>
              <w:t>Hells Canyon MPG</w:t>
            </w:r>
            <w:r w:rsidR="00E978BF">
              <w:rPr>
                <w:noProof/>
                <w:webHidden/>
              </w:rPr>
              <w:tab/>
            </w:r>
            <w:r w:rsidR="00E978BF">
              <w:rPr>
                <w:noProof/>
                <w:webHidden/>
              </w:rPr>
              <w:fldChar w:fldCharType="begin"/>
            </w:r>
            <w:r w:rsidR="00E978BF">
              <w:rPr>
                <w:noProof/>
                <w:webHidden/>
              </w:rPr>
              <w:instrText xml:space="preserve"> PAGEREF _Toc142907697 \h </w:instrText>
            </w:r>
            <w:r w:rsidR="00E978BF">
              <w:rPr>
                <w:noProof/>
                <w:webHidden/>
              </w:rPr>
            </w:r>
            <w:r w:rsidR="00E978BF">
              <w:rPr>
                <w:noProof/>
                <w:webHidden/>
              </w:rPr>
              <w:fldChar w:fldCharType="separate"/>
            </w:r>
            <w:r w:rsidR="00E978BF">
              <w:rPr>
                <w:noProof/>
                <w:webHidden/>
              </w:rPr>
              <w:t>16</w:t>
            </w:r>
            <w:r w:rsidR="00E978BF">
              <w:rPr>
                <w:noProof/>
                <w:webHidden/>
              </w:rPr>
              <w:fldChar w:fldCharType="end"/>
            </w:r>
          </w:hyperlink>
        </w:p>
        <w:p w14:paraId="0BC2BCFA" w14:textId="28F1CE6C" w:rsidR="00E978BF" w:rsidRDefault="00000000">
          <w:pPr>
            <w:pStyle w:val="TOC3"/>
            <w:tabs>
              <w:tab w:val="right" w:leader="dot" w:pos="9350"/>
            </w:tabs>
            <w:rPr>
              <w:rFonts w:asciiTheme="minorHAnsi" w:eastAsiaTheme="minorEastAsia" w:hAnsiTheme="minorHAnsi"/>
              <w:noProof/>
              <w:kern w:val="0"/>
              <w14:ligatures w14:val="none"/>
            </w:rPr>
          </w:pPr>
          <w:hyperlink w:anchor="_Toc142907698" w:history="1">
            <w:r w:rsidR="00E978BF" w:rsidRPr="006136B7">
              <w:rPr>
                <w:rStyle w:val="Hyperlink"/>
                <w:noProof/>
              </w:rPr>
              <w:t>Lower Snake MPG</w:t>
            </w:r>
            <w:r w:rsidR="00E978BF">
              <w:rPr>
                <w:noProof/>
                <w:webHidden/>
              </w:rPr>
              <w:tab/>
            </w:r>
            <w:r w:rsidR="00E978BF">
              <w:rPr>
                <w:noProof/>
                <w:webHidden/>
              </w:rPr>
              <w:fldChar w:fldCharType="begin"/>
            </w:r>
            <w:r w:rsidR="00E978BF">
              <w:rPr>
                <w:noProof/>
                <w:webHidden/>
              </w:rPr>
              <w:instrText xml:space="preserve"> PAGEREF _Toc142907698 \h </w:instrText>
            </w:r>
            <w:r w:rsidR="00E978BF">
              <w:rPr>
                <w:noProof/>
                <w:webHidden/>
              </w:rPr>
            </w:r>
            <w:r w:rsidR="00E978BF">
              <w:rPr>
                <w:noProof/>
                <w:webHidden/>
              </w:rPr>
              <w:fldChar w:fldCharType="separate"/>
            </w:r>
            <w:r w:rsidR="00E978BF">
              <w:rPr>
                <w:noProof/>
                <w:webHidden/>
              </w:rPr>
              <w:t>17</w:t>
            </w:r>
            <w:r w:rsidR="00E978BF">
              <w:rPr>
                <w:noProof/>
                <w:webHidden/>
              </w:rPr>
              <w:fldChar w:fldCharType="end"/>
            </w:r>
          </w:hyperlink>
        </w:p>
        <w:p w14:paraId="48D86CC8" w14:textId="5164AE3F" w:rsidR="00E978BF" w:rsidRDefault="00000000">
          <w:pPr>
            <w:pStyle w:val="TOC2"/>
            <w:tabs>
              <w:tab w:val="right" w:leader="dot" w:pos="9350"/>
            </w:tabs>
            <w:rPr>
              <w:rFonts w:asciiTheme="minorHAnsi" w:eastAsiaTheme="minorEastAsia" w:hAnsiTheme="minorHAnsi"/>
              <w:noProof/>
              <w:kern w:val="0"/>
              <w14:ligatures w14:val="none"/>
            </w:rPr>
          </w:pPr>
          <w:hyperlink w:anchor="_Toc142907699" w:history="1">
            <w:r w:rsidR="00E978BF" w:rsidRPr="006136B7">
              <w:rPr>
                <w:rStyle w:val="Hyperlink"/>
                <w:noProof/>
              </w:rPr>
              <w:t>Snake River Spring/Summer-run Chinook Salmon ESU</w:t>
            </w:r>
            <w:r w:rsidR="00E978BF">
              <w:rPr>
                <w:noProof/>
                <w:webHidden/>
              </w:rPr>
              <w:tab/>
            </w:r>
            <w:r w:rsidR="00E978BF">
              <w:rPr>
                <w:noProof/>
                <w:webHidden/>
              </w:rPr>
              <w:fldChar w:fldCharType="begin"/>
            </w:r>
            <w:r w:rsidR="00E978BF">
              <w:rPr>
                <w:noProof/>
                <w:webHidden/>
              </w:rPr>
              <w:instrText xml:space="preserve"> PAGEREF _Toc142907699 \h </w:instrText>
            </w:r>
            <w:r w:rsidR="00E978BF">
              <w:rPr>
                <w:noProof/>
                <w:webHidden/>
              </w:rPr>
            </w:r>
            <w:r w:rsidR="00E978BF">
              <w:rPr>
                <w:noProof/>
                <w:webHidden/>
              </w:rPr>
              <w:fldChar w:fldCharType="separate"/>
            </w:r>
            <w:r w:rsidR="00E978BF">
              <w:rPr>
                <w:noProof/>
                <w:webHidden/>
              </w:rPr>
              <w:t>18</w:t>
            </w:r>
            <w:r w:rsidR="00E978BF">
              <w:rPr>
                <w:noProof/>
                <w:webHidden/>
              </w:rPr>
              <w:fldChar w:fldCharType="end"/>
            </w:r>
          </w:hyperlink>
        </w:p>
        <w:p w14:paraId="31D203B5" w14:textId="2101BA37" w:rsidR="00E978BF" w:rsidRDefault="00000000">
          <w:pPr>
            <w:pStyle w:val="TOC3"/>
            <w:tabs>
              <w:tab w:val="right" w:leader="dot" w:pos="9350"/>
            </w:tabs>
            <w:rPr>
              <w:rFonts w:asciiTheme="minorHAnsi" w:eastAsiaTheme="minorEastAsia" w:hAnsiTheme="minorHAnsi"/>
              <w:noProof/>
              <w:kern w:val="0"/>
              <w14:ligatures w14:val="none"/>
            </w:rPr>
          </w:pPr>
          <w:hyperlink w:anchor="_Toc142907700" w:history="1">
            <w:r w:rsidR="00E978BF" w:rsidRPr="006136B7">
              <w:rPr>
                <w:rStyle w:val="Hyperlink"/>
                <w:noProof/>
              </w:rPr>
              <w:t>Upper Salmon River MPG</w:t>
            </w:r>
            <w:r w:rsidR="00E978BF">
              <w:rPr>
                <w:noProof/>
                <w:webHidden/>
              </w:rPr>
              <w:tab/>
            </w:r>
            <w:r w:rsidR="00E978BF">
              <w:rPr>
                <w:noProof/>
                <w:webHidden/>
              </w:rPr>
              <w:fldChar w:fldCharType="begin"/>
            </w:r>
            <w:r w:rsidR="00E978BF">
              <w:rPr>
                <w:noProof/>
                <w:webHidden/>
              </w:rPr>
              <w:instrText xml:space="preserve"> PAGEREF _Toc142907700 \h </w:instrText>
            </w:r>
            <w:r w:rsidR="00E978BF">
              <w:rPr>
                <w:noProof/>
                <w:webHidden/>
              </w:rPr>
            </w:r>
            <w:r w:rsidR="00E978BF">
              <w:rPr>
                <w:noProof/>
                <w:webHidden/>
              </w:rPr>
              <w:fldChar w:fldCharType="separate"/>
            </w:r>
            <w:r w:rsidR="00E978BF">
              <w:rPr>
                <w:noProof/>
                <w:webHidden/>
              </w:rPr>
              <w:t>18</w:t>
            </w:r>
            <w:r w:rsidR="00E978BF">
              <w:rPr>
                <w:noProof/>
                <w:webHidden/>
              </w:rPr>
              <w:fldChar w:fldCharType="end"/>
            </w:r>
          </w:hyperlink>
        </w:p>
        <w:p w14:paraId="60E5026E" w14:textId="23ADF62E" w:rsidR="00E978BF" w:rsidRDefault="00000000">
          <w:pPr>
            <w:pStyle w:val="TOC3"/>
            <w:tabs>
              <w:tab w:val="right" w:leader="dot" w:pos="9350"/>
            </w:tabs>
            <w:rPr>
              <w:rFonts w:asciiTheme="minorHAnsi" w:eastAsiaTheme="minorEastAsia" w:hAnsiTheme="minorHAnsi"/>
              <w:noProof/>
              <w:kern w:val="0"/>
              <w14:ligatures w14:val="none"/>
            </w:rPr>
          </w:pPr>
          <w:hyperlink w:anchor="_Toc142907701" w:history="1">
            <w:r w:rsidR="00E978BF" w:rsidRPr="006136B7">
              <w:rPr>
                <w:rStyle w:val="Hyperlink"/>
                <w:noProof/>
              </w:rPr>
              <w:t>Middle Fork Salmon River MPG</w:t>
            </w:r>
            <w:r w:rsidR="00E978BF">
              <w:rPr>
                <w:noProof/>
                <w:webHidden/>
              </w:rPr>
              <w:tab/>
            </w:r>
            <w:r w:rsidR="00E978BF">
              <w:rPr>
                <w:noProof/>
                <w:webHidden/>
              </w:rPr>
              <w:fldChar w:fldCharType="begin"/>
            </w:r>
            <w:r w:rsidR="00E978BF">
              <w:rPr>
                <w:noProof/>
                <w:webHidden/>
              </w:rPr>
              <w:instrText xml:space="preserve"> PAGEREF _Toc142907701 \h </w:instrText>
            </w:r>
            <w:r w:rsidR="00E978BF">
              <w:rPr>
                <w:noProof/>
                <w:webHidden/>
              </w:rPr>
            </w:r>
            <w:r w:rsidR="00E978BF">
              <w:rPr>
                <w:noProof/>
                <w:webHidden/>
              </w:rPr>
              <w:fldChar w:fldCharType="separate"/>
            </w:r>
            <w:r w:rsidR="00E978BF">
              <w:rPr>
                <w:noProof/>
                <w:webHidden/>
              </w:rPr>
              <w:t>20</w:t>
            </w:r>
            <w:r w:rsidR="00E978BF">
              <w:rPr>
                <w:noProof/>
                <w:webHidden/>
              </w:rPr>
              <w:fldChar w:fldCharType="end"/>
            </w:r>
          </w:hyperlink>
        </w:p>
        <w:p w14:paraId="4C9B2155" w14:textId="5DDA42B5" w:rsidR="00E978BF" w:rsidRDefault="00000000">
          <w:pPr>
            <w:pStyle w:val="TOC3"/>
            <w:tabs>
              <w:tab w:val="right" w:leader="dot" w:pos="9350"/>
            </w:tabs>
            <w:rPr>
              <w:rFonts w:asciiTheme="minorHAnsi" w:eastAsiaTheme="minorEastAsia" w:hAnsiTheme="minorHAnsi"/>
              <w:noProof/>
              <w:kern w:val="0"/>
              <w14:ligatures w14:val="none"/>
            </w:rPr>
          </w:pPr>
          <w:hyperlink w:anchor="_Toc142907702" w:history="1">
            <w:r w:rsidR="00E978BF" w:rsidRPr="006136B7">
              <w:rPr>
                <w:rStyle w:val="Hyperlink"/>
                <w:noProof/>
              </w:rPr>
              <w:t>South Fork Salmon River MPG</w:t>
            </w:r>
            <w:r w:rsidR="00E978BF">
              <w:rPr>
                <w:noProof/>
                <w:webHidden/>
              </w:rPr>
              <w:tab/>
            </w:r>
            <w:r w:rsidR="00E978BF">
              <w:rPr>
                <w:noProof/>
                <w:webHidden/>
              </w:rPr>
              <w:fldChar w:fldCharType="begin"/>
            </w:r>
            <w:r w:rsidR="00E978BF">
              <w:rPr>
                <w:noProof/>
                <w:webHidden/>
              </w:rPr>
              <w:instrText xml:space="preserve"> PAGEREF _Toc142907702 \h </w:instrText>
            </w:r>
            <w:r w:rsidR="00E978BF">
              <w:rPr>
                <w:noProof/>
                <w:webHidden/>
              </w:rPr>
            </w:r>
            <w:r w:rsidR="00E978BF">
              <w:rPr>
                <w:noProof/>
                <w:webHidden/>
              </w:rPr>
              <w:fldChar w:fldCharType="separate"/>
            </w:r>
            <w:r w:rsidR="00E978BF">
              <w:rPr>
                <w:noProof/>
                <w:webHidden/>
              </w:rPr>
              <w:t>22</w:t>
            </w:r>
            <w:r w:rsidR="00E978BF">
              <w:rPr>
                <w:noProof/>
                <w:webHidden/>
              </w:rPr>
              <w:fldChar w:fldCharType="end"/>
            </w:r>
          </w:hyperlink>
        </w:p>
        <w:p w14:paraId="765A9EE1" w14:textId="16AC04E1" w:rsidR="00E978BF" w:rsidRDefault="00000000">
          <w:pPr>
            <w:pStyle w:val="TOC3"/>
            <w:tabs>
              <w:tab w:val="right" w:leader="dot" w:pos="9350"/>
            </w:tabs>
            <w:rPr>
              <w:rFonts w:asciiTheme="minorHAnsi" w:eastAsiaTheme="minorEastAsia" w:hAnsiTheme="minorHAnsi"/>
              <w:noProof/>
              <w:kern w:val="0"/>
              <w14:ligatures w14:val="none"/>
            </w:rPr>
          </w:pPr>
          <w:hyperlink w:anchor="_Toc142907703" w:history="1">
            <w:r w:rsidR="00E978BF" w:rsidRPr="006136B7">
              <w:rPr>
                <w:rStyle w:val="Hyperlink"/>
                <w:noProof/>
              </w:rPr>
              <w:t>Grande Ronde / Imnaha River MPG</w:t>
            </w:r>
            <w:r w:rsidR="00E978BF">
              <w:rPr>
                <w:noProof/>
                <w:webHidden/>
              </w:rPr>
              <w:tab/>
            </w:r>
            <w:r w:rsidR="00E978BF">
              <w:rPr>
                <w:noProof/>
                <w:webHidden/>
              </w:rPr>
              <w:fldChar w:fldCharType="begin"/>
            </w:r>
            <w:r w:rsidR="00E978BF">
              <w:rPr>
                <w:noProof/>
                <w:webHidden/>
              </w:rPr>
              <w:instrText xml:space="preserve"> PAGEREF _Toc142907703 \h </w:instrText>
            </w:r>
            <w:r w:rsidR="00E978BF">
              <w:rPr>
                <w:noProof/>
                <w:webHidden/>
              </w:rPr>
            </w:r>
            <w:r w:rsidR="00E978BF">
              <w:rPr>
                <w:noProof/>
                <w:webHidden/>
              </w:rPr>
              <w:fldChar w:fldCharType="separate"/>
            </w:r>
            <w:r w:rsidR="00E978BF">
              <w:rPr>
                <w:noProof/>
                <w:webHidden/>
              </w:rPr>
              <w:t>23</w:t>
            </w:r>
            <w:r w:rsidR="00E978BF">
              <w:rPr>
                <w:noProof/>
                <w:webHidden/>
              </w:rPr>
              <w:fldChar w:fldCharType="end"/>
            </w:r>
          </w:hyperlink>
        </w:p>
        <w:p w14:paraId="0D8E1840" w14:textId="395BAB30" w:rsidR="00E978BF" w:rsidRDefault="00000000">
          <w:pPr>
            <w:pStyle w:val="TOC3"/>
            <w:tabs>
              <w:tab w:val="right" w:leader="dot" w:pos="9350"/>
            </w:tabs>
            <w:rPr>
              <w:rFonts w:asciiTheme="minorHAnsi" w:eastAsiaTheme="minorEastAsia" w:hAnsiTheme="minorHAnsi"/>
              <w:noProof/>
              <w:kern w:val="0"/>
              <w14:ligatures w14:val="none"/>
            </w:rPr>
          </w:pPr>
          <w:hyperlink w:anchor="_Toc142907704" w:history="1">
            <w:r w:rsidR="00E978BF" w:rsidRPr="006136B7">
              <w:rPr>
                <w:rStyle w:val="Hyperlink"/>
                <w:noProof/>
              </w:rPr>
              <w:t>Lower Snake River MPG</w:t>
            </w:r>
            <w:r w:rsidR="00E978BF">
              <w:rPr>
                <w:noProof/>
                <w:webHidden/>
              </w:rPr>
              <w:tab/>
            </w:r>
            <w:r w:rsidR="00E978BF">
              <w:rPr>
                <w:noProof/>
                <w:webHidden/>
              </w:rPr>
              <w:fldChar w:fldCharType="begin"/>
            </w:r>
            <w:r w:rsidR="00E978BF">
              <w:rPr>
                <w:noProof/>
                <w:webHidden/>
              </w:rPr>
              <w:instrText xml:space="preserve"> PAGEREF _Toc142907704 \h </w:instrText>
            </w:r>
            <w:r w:rsidR="00E978BF">
              <w:rPr>
                <w:noProof/>
                <w:webHidden/>
              </w:rPr>
            </w:r>
            <w:r w:rsidR="00E978BF">
              <w:rPr>
                <w:noProof/>
                <w:webHidden/>
              </w:rPr>
              <w:fldChar w:fldCharType="separate"/>
            </w:r>
            <w:r w:rsidR="00E978BF">
              <w:rPr>
                <w:noProof/>
                <w:webHidden/>
              </w:rPr>
              <w:t>25</w:t>
            </w:r>
            <w:r w:rsidR="00E978BF">
              <w:rPr>
                <w:noProof/>
                <w:webHidden/>
              </w:rPr>
              <w:fldChar w:fldCharType="end"/>
            </w:r>
          </w:hyperlink>
        </w:p>
        <w:p w14:paraId="1F450221" w14:textId="78D38A32" w:rsidR="00E978BF" w:rsidRDefault="00000000">
          <w:pPr>
            <w:pStyle w:val="TOC1"/>
            <w:rPr>
              <w:rFonts w:asciiTheme="minorHAnsi" w:eastAsiaTheme="minorEastAsia" w:hAnsiTheme="minorHAnsi"/>
              <w:noProof/>
              <w:kern w:val="0"/>
              <w14:ligatures w14:val="none"/>
            </w:rPr>
          </w:pPr>
          <w:hyperlink w:anchor="_Toc142907705" w:history="1">
            <w:r w:rsidR="00E978BF" w:rsidRPr="006136B7">
              <w:rPr>
                <w:rStyle w:val="Hyperlink"/>
                <w:noProof/>
              </w:rPr>
              <w:t>DISCUSSION</w:t>
            </w:r>
            <w:r w:rsidR="00E978BF">
              <w:rPr>
                <w:noProof/>
                <w:webHidden/>
              </w:rPr>
              <w:tab/>
            </w:r>
            <w:r w:rsidR="00E978BF">
              <w:rPr>
                <w:noProof/>
                <w:webHidden/>
              </w:rPr>
              <w:fldChar w:fldCharType="begin"/>
            </w:r>
            <w:r w:rsidR="00E978BF">
              <w:rPr>
                <w:noProof/>
                <w:webHidden/>
              </w:rPr>
              <w:instrText xml:space="preserve"> PAGEREF _Toc142907705 \h </w:instrText>
            </w:r>
            <w:r w:rsidR="00E978BF">
              <w:rPr>
                <w:noProof/>
                <w:webHidden/>
              </w:rPr>
            </w:r>
            <w:r w:rsidR="00E978BF">
              <w:rPr>
                <w:noProof/>
                <w:webHidden/>
              </w:rPr>
              <w:fldChar w:fldCharType="separate"/>
            </w:r>
            <w:r w:rsidR="00E978BF">
              <w:rPr>
                <w:noProof/>
                <w:webHidden/>
              </w:rPr>
              <w:t>26</w:t>
            </w:r>
            <w:r w:rsidR="00E978BF">
              <w:rPr>
                <w:noProof/>
                <w:webHidden/>
              </w:rPr>
              <w:fldChar w:fldCharType="end"/>
            </w:r>
          </w:hyperlink>
        </w:p>
        <w:p w14:paraId="356F6C47" w14:textId="718C8263" w:rsidR="00E978BF" w:rsidRDefault="00000000">
          <w:pPr>
            <w:pStyle w:val="TOC1"/>
            <w:rPr>
              <w:rFonts w:asciiTheme="minorHAnsi" w:eastAsiaTheme="minorEastAsia" w:hAnsiTheme="minorHAnsi"/>
              <w:noProof/>
              <w:kern w:val="0"/>
              <w14:ligatures w14:val="none"/>
            </w:rPr>
          </w:pPr>
          <w:hyperlink w:anchor="_Toc142907706" w:history="1">
            <w:r w:rsidR="00E978BF" w:rsidRPr="006136B7">
              <w:rPr>
                <w:rStyle w:val="Hyperlink"/>
                <w:noProof/>
              </w:rPr>
              <w:t>LITERATURE CITED</w:t>
            </w:r>
            <w:r w:rsidR="00E978BF">
              <w:rPr>
                <w:noProof/>
                <w:webHidden/>
              </w:rPr>
              <w:tab/>
            </w:r>
            <w:r w:rsidR="00E978BF">
              <w:rPr>
                <w:noProof/>
                <w:webHidden/>
              </w:rPr>
              <w:fldChar w:fldCharType="begin"/>
            </w:r>
            <w:r w:rsidR="00E978BF">
              <w:rPr>
                <w:noProof/>
                <w:webHidden/>
              </w:rPr>
              <w:instrText xml:space="preserve"> PAGEREF _Toc142907706 \h </w:instrText>
            </w:r>
            <w:r w:rsidR="00E978BF">
              <w:rPr>
                <w:noProof/>
                <w:webHidden/>
              </w:rPr>
            </w:r>
            <w:r w:rsidR="00E978BF">
              <w:rPr>
                <w:noProof/>
                <w:webHidden/>
              </w:rPr>
              <w:fldChar w:fldCharType="separate"/>
            </w:r>
            <w:r w:rsidR="00E978BF">
              <w:rPr>
                <w:noProof/>
                <w:webHidden/>
              </w:rPr>
              <w:t>27</w:t>
            </w:r>
            <w:r w:rsidR="00E978BF">
              <w:rPr>
                <w:noProof/>
                <w:webHidden/>
              </w:rPr>
              <w:fldChar w:fldCharType="end"/>
            </w:r>
          </w:hyperlink>
        </w:p>
        <w:p w14:paraId="42FCE074" w14:textId="0E99B3CA" w:rsidR="00692306" w:rsidRDefault="00692306">
          <w:r>
            <w:rPr>
              <w:b/>
              <w:bCs/>
              <w:noProof/>
            </w:rPr>
            <w:fldChar w:fldCharType="end"/>
          </w:r>
        </w:p>
      </w:sdtContent>
    </w:sdt>
    <w:p w14:paraId="3FC81ADD" w14:textId="77777777" w:rsidR="007664E3" w:rsidRDefault="007664E3">
      <w:pPr>
        <w:rPr>
          <w:b/>
          <w:bCs/>
        </w:rPr>
      </w:pPr>
    </w:p>
    <w:p w14:paraId="310321FC" w14:textId="3ADCB2E7" w:rsidR="007664E3" w:rsidRDefault="007664E3">
      <w:pPr>
        <w:rPr>
          <w:b/>
          <w:bCs/>
        </w:rPr>
      </w:pPr>
      <w:r w:rsidRPr="007664E3">
        <w:rPr>
          <w:b/>
          <w:bCs/>
        </w:rPr>
        <w:t>Suggested Citation:</w:t>
      </w:r>
    </w:p>
    <w:p w14:paraId="6C04C0FC" w14:textId="77777777" w:rsidR="00111303" w:rsidRDefault="00C3017F" w:rsidP="00C3017F">
      <w:pPr>
        <w:ind w:left="360" w:hanging="360"/>
        <w:sectPr w:rsidR="00111303" w:rsidSect="00111303">
          <w:footerReference w:type="default" r:id="rId17"/>
          <w:pgSz w:w="12240" w:h="15840"/>
          <w:pgMar w:top="1440" w:right="1440" w:bottom="1440" w:left="1440" w:header="720" w:footer="720" w:gutter="0"/>
          <w:pgNumType w:fmt="lowerRoman" w:start="1"/>
          <w:cols w:space="720"/>
          <w:docGrid w:linePitch="360"/>
        </w:sectPr>
      </w:pPr>
      <w:r>
        <w:t>Snake River Instream PIT-tag Detection Systems Prioritization Workgroup (SR IPTDS PW). 2023. Prioritization of Snake River Instream PIT Tag Detection Systems for Operations and Maintenance. Report to the Bonneville Power Administration</w:t>
      </w:r>
      <w:commentRangeStart w:id="1"/>
      <w:r>
        <w:t>.</w:t>
      </w:r>
      <w:commentRangeEnd w:id="1"/>
      <w:r w:rsidR="006424B3">
        <w:rPr>
          <w:rStyle w:val="CommentReference"/>
        </w:rPr>
        <w:commentReference w:id="1"/>
      </w:r>
    </w:p>
    <w:p w14:paraId="3B3B25EB" w14:textId="66336F7A" w:rsidR="00F97286" w:rsidRDefault="00F97286" w:rsidP="003627F5">
      <w:pPr>
        <w:pStyle w:val="Heading1"/>
      </w:pPr>
      <w:bookmarkStart w:id="2" w:name="_Toc142907683"/>
      <w:r>
        <w:lastRenderedPageBreak/>
        <w:t>BACKGROUND</w:t>
      </w:r>
      <w:bookmarkEnd w:id="2"/>
    </w:p>
    <w:p w14:paraId="660BA156" w14:textId="4392B761" w:rsidR="00485899" w:rsidRDefault="00485899" w:rsidP="00F97286">
      <w:pPr>
        <w:jc w:val="both"/>
        <w:rPr>
          <w:rFonts w:cs="Times New Roman"/>
        </w:rPr>
      </w:pPr>
      <w:r>
        <w:rPr>
          <w:rFonts w:cs="Times New Roman"/>
        </w:rPr>
        <w:t xml:space="preserve">Numerous Instream PIT tag Detection Systems (IPTDS) have been installed throughout the Snake, upper Columbia, and John Day </w:t>
      </w:r>
      <w:r w:rsidR="00A0411C">
        <w:rPr>
          <w:rFonts w:cs="Times New Roman"/>
        </w:rPr>
        <w:t>R</w:t>
      </w:r>
      <w:r>
        <w:rPr>
          <w:rFonts w:cs="Times New Roman"/>
        </w:rPr>
        <w:t>iver basins to support habitat action effectiveness and status and trend</w:t>
      </w:r>
      <w:r w:rsidR="00350099">
        <w:rPr>
          <w:rFonts w:cs="Times New Roman"/>
        </w:rPr>
        <w:t>s</w:t>
      </w:r>
      <w:r>
        <w:rPr>
          <w:rFonts w:cs="Times New Roman"/>
        </w:rPr>
        <w:t xml:space="preserve"> monitoring initiatives developed under the Integrated Status and Effectiveness Monitoring Project (ISEMP; BPA project number 2013-007-00). However, when ISEMP was largely defunded in 2017, comanagers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w:t>
      </w:r>
      <w:r w:rsidR="001246FE">
        <w:rPr>
          <w:rFonts w:cs="Times New Roman"/>
        </w:rPr>
        <w:t xml:space="preserve"> status and trends monitoring and </w:t>
      </w:r>
      <w:r>
        <w:rPr>
          <w:rFonts w:cs="Times New Roman"/>
        </w:rPr>
        <w:t>management utility.</w:t>
      </w:r>
      <w:ins w:id="3" w:author="Copeland,Tim" w:date="2023-08-30T15:36:00Z">
        <w:r w:rsidR="006424B3">
          <w:rPr>
            <w:rFonts w:cs="Times New Roman"/>
          </w:rPr>
          <w:t xml:space="preserve"> However, the group of IPTDS on the landscape has not been static and each IPTDS may </w:t>
        </w:r>
      </w:ins>
      <w:ins w:id="4" w:author="Copeland,Tim" w:date="2023-08-30T15:37:00Z">
        <w:r w:rsidR="006424B3">
          <w:rPr>
            <w:rFonts w:cs="Times New Roman"/>
          </w:rPr>
          <w:t xml:space="preserve">be operated for more than one purpose. Therefore, it is not clear what the </w:t>
        </w:r>
      </w:ins>
      <w:ins w:id="5" w:author="Copeland,Tim" w:date="2023-08-30T15:38:00Z">
        <w:r w:rsidR="006424B3">
          <w:rPr>
            <w:rFonts w:cs="Times New Roman"/>
          </w:rPr>
          <w:t xml:space="preserve">management </w:t>
        </w:r>
      </w:ins>
      <w:ins w:id="6" w:author="Copeland,Tim" w:date="2023-08-30T15:37:00Z">
        <w:r w:rsidR="006424B3">
          <w:rPr>
            <w:rFonts w:cs="Times New Roman"/>
          </w:rPr>
          <w:t xml:space="preserve">priorities </w:t>
        </w:r>
      </w:ins>
      <w:ins w:id="7" w:author="Copeland,Tim" w:date="2023-08-30T15:38:00Z">
        <w:r w:rsidR="006424B3">
          <w:rPr>
            <w:rFonts w:cs="Times New Roman"/>
          </w:rPr>
          <w:t xml:space="preserve">are for </w:t>
        </w:r>
      </w:ins>
      <w:ins w:id="8" w:author="Copeland,Tim" w:date="2023-08-30T15:39:00Z">
        <w:r w:rsidR="006424B3">
          <w:rPr>
            <w:rFonts w:cs="Times New Roman"/>
          </w:rPr>
          <w:t>IPTDS operation and maintenance at the landscape level. A small group of representative</w:t>
        </w:r>
      </w:ins>
      <w:ins w:id="9" w:author="Copeland,Tim" w:date="2023-08-30T15:40:00Z">
        <w:r w:rsidR="006424B3">
          <w:rPr>
            <w:rFonts w:cs="Times New Roman"/>
          </w:rPr>
          <w:t>s from the fisheries management agencies was convened to address this issue for the Snake River basin</w:t>
        </w:r>
        <w:commentRangeStart w:id="10"/>
        <w:r w:rsidR="006424B3">
          <w:rPr>
            <w:rFonts w:cs="Times New Roman"/>
          </w:rPr>
          <w:t>.</w:t>
        </w:r>
      </w:ins>
      <w:commentRangeEnd w:id="10"/>
      <w:ins w:id="11" w:author="Copeland,Tim" w:date="2023-08-30T15:41:00Z">
        <w:r w:rsidR="006424B3">
          <w:rPr>
            <w:rStyle w:val="CommentReference"/>
          </w:rPr>
          <w:commentReference w:id="10"/>
        </w:r>
      </w:ins>
    </w:p>
    <w:p w14:paraId="199E477E" w14:textId="5C7F6DEF" w:rsidR="00485899" w:rsidRPr="00485899" w:rsidRDefault="00485899" w:rsidP="003627F5">
      <w:pPr>
        <w:pStyle w:val="Heading2"/>
      </w:pPr>
      <w:bookmarkStart w:id="12" w:name="_Toc142907684"/>
      <w:r>
        <w:t>Objectives</w:t>
      </w:r>
      <w:bookmarkEnd w:id="12"/>
    </w:p>
    <w:p w14:paraId="3756444F" w14:textId="7064B7A7" w:rsidR="00A44238" w:rsidRDefault="001246FE" w:rsidP="00F97286">
      <w:pPr>
        <w:jc w:val="both"/>
        <w:rPr>
          <w:rFonts w:cs="Times New Roman"/>
        </w:rPr>
      </w:pPr>
      <w:r>
        <w:rPr>
          <w:rFonts w:cs="Times New Roman"/>
        </w:rPr>
        <w:t xml:space="preserve">Our objective is to provide recommendations on the continued funding of O&amp;M for IPTDS throughout the Snake River basin, to be continued under Bonneville Power Administration (BPA) project number 2018-002-00 </w:t>
      </w:r>
      <w:r w:rsidR="00031331">
        <w:rPr>
          <w:rFonts w:cs="Times New Roman"/>
        </w:rPr>
        <w:t xml:space="preserve">(Project), currently managed by </w:t>
      </w:r>
      <w:proofErr w:type="spellStart"/>
      <w:r w:rsidR="00031331">
        <w:rPr>
          <w:rFonts w:cs="Times New Roman"/>
        </w:rPr>
        <w:t>Biomark</w:t>
      </w:r>
      <w:proofErr w:type="spellEnd"/>
      <w:r w:rsidR="00031331">
        <w:rPr>
          <w:rFonts w:cs="Times New Roman"/>
        </w:rPr>
        <w:t xml:space="preserve">, Inc. </w:t>
      </w:r>
      <w:r w:rsidR="00485899" w:rsidRPr="00485899">
        <w:rPr>
          <w:rFonts w:cs="Times New Roman"/>
        </w:rPr>
        <w:t xml:space="preserve">Here, the primary goal for </w:t>
      </w:r>
      <w:r w:rsidR="00485899">
        <w:rPr>
          <w:rFonts w:cs="Times New Roman"/>
        </w:rPr>
        <w:t>prioritization and selection</w:t>
      </w:r>
      <w:r w:rsidR="00485899" w:rsidRPr="00485899">
        <w:rPr>
          <w:rFonts w:cs="Times New Roman"/>
        </w:rPr>
        <w:t xml:space="preserve"> </w:t>
      </w:r>
      <w:r w:rsidR="00485899">
        <w:rPr>
          <w:rFonts w:cs="Times New Roman"/>
        </w:rPr>
        <w:t>of IPTDS is to obtain status and trends information for spring/summer-run (</w:t>
      </w:r>
      <w:proofErr w:type="spellStart"/>
      <w:r w:rsidR="00397ED9">
        <w:rPr>
          <w:rFonts w:cs="Times New Roman"/>
        </w:rPr>
        <w:t>sp</w:t>
      </w:r>
      <w:proofErr w:type="spellEnd"/>
      <w:r w:rsidR="00397ED9">
        <w:rPr>
          <w:rFonts w:cs="Times New Roman"/>
        </w:rPr>
        <w:t>/</w:t>
      </w:r>
      <w:proofErr w:type="spellStart"/>
      <w:r w:rsidR="00397ED9">
        <w:rPr>
          <w:rFonts w:cs="Times New Roman"/>
        </w:rPr>
        <w:t>su</w:t>
      </w:r>
      <w:proofErr w:type="spellEnd"/>
      <w:r w:rsidR="00485899">
        <w:rPr>
          <w:rFonts w:cs="Times New Roman"/>
        </w:rPr>
        <w:t>) Chinook salmon and summer-run steelhead populations in the basin, including high-precision monitoring in at least one population per ma</w:t>
      </w:r>
      <w:r w:rsidR="00A44238">
        <w:rPr>
          <w:rFonts w:cs="Times New Roman"/>
        </w:rPr>
        <w:t>jor population group (MPG) following the recommendations of</w:t>
      </w:r>
      <w:r w:rsidR="00A0411C">
        <w:rPr>
          <w:rFonts w:cs="Times New Roman"/>
        </w:rPr>
        <w:t xml:space="preserve"> the</w:t>
      </w:r>
      <w:r w:rsidR="00A44238">
        <w:rPr>
          <w:rFonts w:cs="Times New Roman"/>
        </w:rPr>
        <w:t xml:space="preserve"> Anadromous Salmonid Monitoring Strategy</w:t>
      </w:r>
      <w:r w:rsidR="00D85DD4">
        <w:rPr>
          <w:rFonts w:cs="Times New Roman"/>
        </w:rPr>
        <w:t xml:space="preserve"> (ASMS</w:t>
      </w:r>
      <w:r w:rsidR="002C6507">
        <w:rPr>
          <w:rFonts w:cs="Times New Roman"/>
        </w:rPr>
        <w:t xml:space="preserve">; </w:t>
      </w:r>
      <w:r w:rsidR="00A44238">
        <w:rPr>
          <w:rFonts w:cs="Times New Roman"/>
        </w:rPr>
        <w:t>CBCAMW 2010). We recognize the importance that all individual IPTDS have and their ability to answer specific fish monitoring and research questions. However, our purpose is to prioritize the IPTDS sites required to obtain population abundance and life history high-level indicators</w:t>
      </w:r>
      <w:r w:rsidR="00677DF7">
        <w:rPr>
          <w:rStyle w:val="FootnoteReference"/>
          <w:rFonts w:cs="Times New Roman"/>
        </w:rPr>
        <w:footnoteReference w:id="1"/>
      </w:r>
      <w:r w:rsidR="00A44238">
        <w:rPr>
          <w:rFonts w:cs="Times New Roman"/>
        </w:rPr>
        <w:t xml:space="preserve"> (HLI</w:t>
      </w:r>
      <w:r w:rsidR="00141564">
        <w:rPr>
          <w:rFonts w:cs="Times New Roman"/>
        </w:rPr>
        <w:t>; PNAMP 2009</w:t>
      </w:r>
      <w:r w:rsidR="00A44238">
        <w:rPr>
          <w:rFonts w:cs="Times New Roman"/>
        </w:rPr>
        <w:t>) efficiently and reliably, and to recommend them for continued or improved O&amp;M through BPA project 2018-002-00. Ultimately, our aim is to provide a transparent framework to identify the following recommendations and/or outcomes for IPTDS:</w:t>
      </w:r>
      <w:r w:rsidR="00410823">
        <w:rPr>
          <w:rFonts w:cs="Times New Roman"/>
        </w:rPr>
        <w:t xml:space="preserve"> </w:t>
      </w:r>
      <w:r w:rsidR="00835FE2">
        <w:rPr>
          <w:rFonts w:cs="Times New Roman"/>
        </w:rPr>
        <w:t>1</w:t>
      </w:r>
      <w:r w:rsidR="00410823">
        <w:rPr>
          <w:rFonts w:cs="Times New Roman"/>
        </w:rPr>
        <w:t xml:space="preserve">) continued funding of O&amp;M, </w:t>
      </w:r>
      <w:r w:rsidR="00835FE2">
        <w:rPr>
          <w:rFonts w:cs="Times New Roman"/>
        </w:rPr>
        <w:t>2</w:t>
      </w:r>
      <w:r w:rsidR="00410823">
        <w:rPr>
          <w:rFonts w:cs="Times New Roman"/>
        </w:rPr>
        <w:t>)</w:t>
      </w:r>
      <w:r w:rsidR="00835FE2">
        <w:rPr>
          <w:rFonts w:cs="Times New Roman"/>
        </w:rPr>
        <w:t xml:space="preserve"> potential</w:t>
      </w:r>
      <w:r w:rsidR="00410823">
        <w:rPr>
          <w:rFonts w:cs="Times New Roman"/>
        </w:rPr>
        <w:t xml:space="preserve"> upgrades, </w:t>
      </w:r>
      <w:r w:rsidR="00835FE2">
        <w:rPr>
          <w:rFonts w:cs="Times New Roman"/>
        </w:rPr>
        <w:t>3</w:t>
      </w:r>
      <w:r w:rsidR="00410823">
        <w:rPr>
          <w:rFonts w:cs="Times New Roman"/>
        </w:rPr>
        <w:t xml:space="preserve">) new IPTDS to address </w:t>
      </w:r>
      <w:r w:rsidR="00835FE2">
        <w:rPr>
          <w:rFonts w:cs="Times New Roman"/>
        </w:rPr>
        <w:t xml:space="preserve">data </w:t>
      </w:r>
      <w:r w:rsidR="00410823">
        <w:rPr>
          <w:rFonts w:cs="Times New Roman"/>
        </w:rPr>
        <w:t>gaps or to increase cost-savings</w:t>
      </w:r>
      <w:r w:rsidR="00835FE2">
        <w:rPr>
          <w:rFonts w:cs="Times New Roman"/>
        </w:rPr>
        <w:t>, and/or 4) removal.</w:t>
      </w:r>
    </w:p>
    <w:p w14:paraId="023F0B4D" w14:textId="7BCD8508" w:rsidR="00D85DD4" w:rsidRDefault="00D85DD4" w:rsidP="003627F5">
      <w:pPr>
        <w:pStyle w:val="Heading1"/>
      </w:pPr>
      <w:bookmarkStart w:id="13" w:name="_Toc142907685"/>
      <w:r>
        <w:t>GENERAL APPROACH</w:t>
      </w:r>
      <w:bookmarkEnd w:id="13"/>
    </w:p>
    <w:p w14:paraId="1371726A" w14:textId="030F0926" w:rsidR="00D85DD4" w:rsidRDefault="00FE5F95" w:rsidP="00A14C61">
      <w:pPr>
        <w:jc w:val="both"/>
        <w:rPr>
          <w:rFonts w:cs="Times New Roman"/>
        </w:rPr>
      </w:pPr>
      <w:r>
        <w:rPr>
          <w:rFonts w:cs="Times New Roman"/>
        </w:rPr>
        <w:t xml:space="preserve">Four general parameters form the key to evaluating a population’s viability status: abundance, productivity, spatial structure, and diversity (McElhany et al. 2000). </w:t>
      </w:r>
      <w:r w:rsidR="00D85DD4">
        <w:rPr>
          <w:rFonts w:cs="Times New Roman"/>
        </w:rPr>
        <w:t xml:space="preserve">The ASMS recommends the following general guidelines, among others, to assess </w:t>
      </w:r>
      <w:r>
        <w:rPr>
          <w:rFonts w:cs="Times New Roman"/>
        </w:rPr>
        <w:t>these V</w:t>
      </w:r>
      <w:r w:rsidR="00D85DD4">
        <w:rPr>
          <w:rFonts w:cs="Times New Roman"/>
        </w:rPr>
        <w:t>iable Salmonid Population (VSP) criteria (CBCAMW 2010):</w:t>
      </w:r>
    </w:p>
    <w:p w14:paraId="6D2CD0E4" w14:textId="54B29AA1" w:rsidR="00D85DD4" w:rsidRPr="00485899" w:rsidRDefault="00110D73" w:rsidP="003627F5">
      <w:pPr>
        <w:pStyle w:val="Heading2"/>
      </w:pPr>
      <w:bookmarkStart w:id="14" w:name="_Toc142907686"/>
      <w:r>
        <w:t>Abundance</w:t>
      </w:r>
      <w:bookmarkEnd w:id="14"/>
    </w:p>
    <w:p w14:paraId="5BFD86A0" w14:textId="3197DAF0" w:rsidR="00D85DD4" w:rsidRDefault="00D85DD4" w:rsidP="00D85DD4">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8B1E69D" w14:textId="75444269" w:rsidR="00D85DD4" w:rsidRDefault="00D85DD4" w:rsidP="00D85DD4">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6E87BD48" w14:textId="778913FF" w:rsidR="00D85DD4" w:rsidRDefault="00D85DD4" w:rsidP="00D85DD4">
      <w:pPr>
        <w:pStyle w:val="ListParagraph"/>
        <w:numPr>
          <w:ilvl w:val="0"/>
          <w:numId w:val="4"/>
        </w:numPr>
        <w:jc w:val="both"/>
        <w:rPr>
          <w:rFonts w:cs="Times New Roman"/>
        </w:rPr>
      </w:pPr>
      <w:r>
        <w:rPr>
          <w:rFonts w:cs="Times New Roman"/>
        </w:rPr>
        <w:lastRenderedPageBreak/>
        <w:t>Adult monitoring should report abundance and precision (confidence intervals, CI’s) on a yearly basis in a manner that will allow abundance (and uncertainty levels) to be aggregated at larger spatial scales (e.g., MPG or ESU/DPS).</w:t>
      </w:r>
    </w:p>
    <w:p w14:paraId="077F0DDF" w14:textId="3D72FF09" w:rsidR="00110D73" w:rsidRPr="00110D73" w:rsidRDefault="00110D73" w:rsidP="003627F5">
      <w:pPr>
        <w:pStyle w:val="Heading2"/>
      </w:pPr>
      <w:bookmarkStart w:id="15" w:name="_Toc142907687"/>
      <w:r>
        <w:t>Productivity</w:t>
      </w:r>
      <w:bookmarkEnd w:id="15"/>
    </w:p>
    <w:p w14:paraId="03E39DE5" w14:textId="39E5EA82" w:rsidR="00110D73" w:rsidRDefault="00110D73" w:rsidP="00110D73">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110D73">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EA09911" w14:textId="380CC342" w:rsidR="00110D73" w:rsidRPr="00110D73" w:rsidRDefault="00110D73" w:rsidP="003627F5">
      <w:pPr>
        <w:pStyle w:val="Heading2"/>
      </w:pPr>
      <w:bookmarkStart w:id="16" w:name="_Toc142907688"/>
      <w:r>
        <w:t>Diversity</w:t>
      </w:r>
      <w:bookmarkEnd w:id="16"/>
    </w:p>
    <w:p w14:paraId="7DF4BF5A" w14:textId="77A492F2" w:rsidR="00110D73" w:rsidRPr="00110D73" w:rsidRDefault="00110D73" w:rsidP="00110D73">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110D73">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1279E857" w:rsidR="00110D73" w:rsidRPr="00110D73" w:rsidRDefault="00FE5F95" w:rsidP="00110D73">
      <w:pPr>
        <w:jc w:val="both"/>
        <w:rPr>
          <w:rFonts w:cs="Times New Roman"/>
        </w:rPr>
      </w:pPr>
      <w:r>
        <w:rPr>
          <w:rFonts w:cs="Times New Roman"/>
        </w:rPr>
        <w:t xml:space="preserve">IPTDS throughout the Snake River basin can be used to monitor adult abundance and productivity directly, as well as </w:t>
      </w:r>
      <w:commentRangeStart w:id="17"/>
      <w:r>
        <w:rPr>
          <w:rFonts w:cs="Times New Roman"/>
        </w:rPr>
        <w:t xml:space="preserve">spatial structure </w:t>
      </w:r>
      <w:commentRangeEnd w:id="17"/>
      <w:r w:rsidR="00D37C27">
        <w:rPr>
          <w:rStyle w:val="CommentReference"/>
        </w:rPr>
        <w:commentReference w:id="17"/>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commentRangeStart w:id="18"/>
      <w:r w:rsidR="00393A12">
        <w:rPr>
          <w:rFonts w:cs="Times New Roman"/>
        </w:rPr>
        <w:t>.</w:t>
      </w:r>
      <w:commentRangeEnd w:id="18"/>
      <w:r w:rsidR="00D37C27">
        <w:rPr>
          <w:rStyle w:val="CommentReference"/>
        </w:rPr>
        <w:commentReference w:id="18"/>
      </w:r>
    </w:p>
    <w:p w14:paraId="70F92BF5" w14:textId="71E4FD05" w:rsidR="00A72EAA" w:rsidRDefault="00A72EAA" w:rsidP="003627F5">
      <w:pPr>
        <w:pStyle w:val="Heading1"/>
      </w:pPr>
      <w:bookmarkStart w:id="19" w:name="_Toc142907689"/>
      <w:r w:rsidRPr="00F97286">
        <w:t xml:space="preserve">PRIORITIZATION </w:t>
      </w:r>
      <w:r w:rsidR="00393A12">
        <w:t>FRAMEWORK</w:t>
      </w:r>
      <w:bookmarkEnd w:id="19"/>
    </w:p>
    <w:p w14:paraId="13F32043" w14:textId="6078BC51" w:rsidR="00A44238" w:rsidRDefault="006377EF" w:rsidP="006377EF">
      <w:pPr>
        <w:pStyle w:val="ListParagraph"/>
        <w:numPr>
          <w:ilvl w:val="0"/>
          <w:numId w:val="2"/>
        </w:numPr>
        <w:jc w:val="both"/>
        <w:rPr>
          <w:rFonts w:cs="Times New Roman"/>
        </w:rPr>
      </w:pPr>
      <w:r>
        <w:rPr>
          <w:rFonts w:cs="Times New Roman"/>
        </w:rPr>
        <w:t>First, we evaluate</w:t>
      </w:r>
      <w:r w:rsidR="00E42D5B">
        <w:rPr>
          <w:rFonts w:cs="Times New Roman"/>
        </w:rPr>
        <w:t>d</w:t>
      </w:r>
      <w:r>
        <w:rPr>
          <w:rFonts w:cs="Times New Roman"/>
        </w:rPr>
        <w:t xml:space="preserve"> existing status and trends monitoring activities within each Snake River </w:t>
      </w:r>
      <w:r w:rsidR="00397ED9">
        <w:rPr>
          <w:rFonts w:cs="Times New Roman"/>
        </w:rPr>
        <w:t>sp</w:t>
      </w:r>
      <w:ins w:id="20" w:author="Copeland,Tim" w:date="2023-08-30T15:51:00Z">
        <w:r w:rsidR="00D37C27">
          <w:rPr>
            <w:rFonts w:cs="Times New Roman"/>
          </w:rPr>
          <w:t>ring</w:t>
        </w:r>
      </w:ins>
      <w:r w:rsidR="00397ED9">
        <w:rPr>
          <w:rFonts w:cs="Times New Roman"/>
        </w:rPr>
        <w:t>/su</w:t>
      </w:r>
      <w:ins w:id="21" w:author="Copeland,Tim" w:date="2023-08-30T15:51:00Z">
        <w:r w:rsidR="00D37C27">
          <w:rPr>
            <w:rFonts w:cs="Times New Roman"/>
          </w:rPr>
          <w:t>mmer</w:t>
        </w:r>
      </w:ins>
      <w:r>
        <w:rPr>
          <w:rFonts w:cs="Times New Roman"/>
        </w:rPr>
        <w:t xml:space="preserve"> Chinook salmon </w:t>
      </w:r>
      <w:r w:rsidR="004F6A40">
        <w:rPr>
          <w:rFonts w:cs="Times New Roman"/>
        </w:rPr>
        <w:t xml:space="preserve">and </w:t>
      </w:r>
      <w:r>
        <w:rPr>
          <w:rFonts w:cs="Times New Roman"/>
        </w:rPr>
        <w:t xml:space="preserve">steelhead </w:t>
      </w:r>
      <w:r w:rsidR="004F6A40">
        <w:rPr>
          <w:rFonts w:cs="Times New Roman"/>
        </w:rPr>
        <w:t>population</w:t>
      </w:r>
      <w:r>
        <w:rPr>
          <w:rFonts w:cs="Times New Roman"/>
        </w:rPr>
        <w:t xml:space="preserve"> to determine areas with current insufficient monitoring (i.e., data gaps), or with low- or high-precision monitoring (</w:t>
      </w:r>
      <w:r w:rsidR="00141564">
        <w:rPr>
          <w:rFonts w:cs="Times New Roman"/>
        </w:rPr>
        <w:t xml:space="preserve">see blue boxes in </w:t>
      </w:r>
      <w:r w:rsidRPr="00465B97">
        <w:rPr>
          <w:rFonts w:cs="Times New Roman"/>
        </w:rPr>
        <w:fldChar w:fldCharType="begin"/>
      </w:r>
      <w:r w:rsidRPr="00465B97">
        <w:rPr>
          <w:rFonts w:cs="Times New Roman"/>
        </w:rPr>
        <w:instrText xml:space="preserve"> REF _Ref136412831 \h  \* MERGEFORMAT </w:instrText>
      </w:r>
      <w:r w:rsidRPr="00465B97">
        <w:rPr>
          <w:rFonts w:cs="Times New Roman"/>
        </w:rPr>
      </w:r>
      <w:r w:rsidRPr="00465B97">
        <w:rPr>
          <w:rFonts w:cs="Times New Roman"/>
        </w:rPr>
        <w:fldChar w:fldCharType="separate"/>
      </w:r>
      <w:r w:rsidR="00FC0CE8" w:rsidRPr="00FC0CE8">
        <w:t xml:space="preserve">Figure </w:t>
      </w:r>
      <w:r w:rsidR="00FC0CE8" w:rsidRPr="00FC0CE8">
        <w:rPr>
          <w:noProof/>
        </w:rPr>
        <w:t>1</w:t>
      </w:r>
      <w:r w:rsidRPr="00465B97">
        <w:rPr>
          <w:rFonts w:cs="Times New Roman"/>
        </w:rPr>
        <w:fldChar w:fldCharType="end"/>
      </w:r>
      <w:r>
        <w:rPr>
          <w:rFonts w:cs="Times New Roman"/>
        </w:rPr>
        <w:t>). Descriptions of each are as follows:</w:t>
      </w:r>
    </w:p>
    <w:p w14:paraId="692B3680" w14:textId="77777777" w:rsidR="006377EF" w:rsidRDefault="006377EF" w:rsidP="006377EF">
      <w:pPr>
        <w:pStyle w:val="ListParagraph"/>
        <w:jc w:val="both"/>
        <w:rPr>
          <w:rFonts w:cs="Times New Roman"/>
        </w:rPr>
      </w:pPr>
    </w:p>
    <w:p w14:paraId="7E40623A" w14:textId="671EE9AA" w:rsidR="006377EF" w:rsidRDefault="006377EF" w:rsidP="006377EF">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6377EF">
      <w:pPr>
        <w:pStyle w:val="ListParagraph"/>
        <w:ind w:left="1440"/>
        <w:jc w:val="both"/>
        <w:rPr>
          <w:rFonts w:cs="Times New Roman"/>
        </w:rPr>
      </w:pPr>
    </w:p>
    <w:p w14:paraId="52914D5E" w14:textId="572FD4FE" w:rsidR="006377EF" w:rsidRDefault="006377EF" w:rsidP="006377EF">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r w:rsidR="002A39E5">
        <w:rPr>
          <w:rStyle w:val="FootnoteReference"/>
          <w:rFonts w:cs="Times New Roman"/>
        </w:rPr>
        <w:footnoteReference w:id="3"/>
      </w:r>
      <w:r>
        <w:rPr>
          <w:rFonts w:cs="Times New Roman"/>
        </w:rPr>
        <w:t>.</w:t>
      </w:r>
    </w:p>
    <w:p w14:paraId="0CA95FE5" w14:textId="77777777" w:rsidR="006377EF" w:rsidRPr="006377EF" w:rsidRDefault="006377EF" w:rsidP="006377EF">
      <w:pPr>
        <w:pStyle w:val="ListParagraph"/>
        <w:rPr>
          <w:rFonts w:cs="Times New Roman"/>
        </w:rPr>
      </w:pPr>
    </w:p>
    <w:p w14:paraId="4D21AD54" w14:textId="4DC2F287" w:rsidR="00141564" w:rsidRDefault="006377EF" w:rsidP="00141564">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 xml:space="preserve">CV of ≤ 15%, and occur at a spatial/temporal scale that includes all fish returning to major spawning areas </w:t>
      </w:r>
      <w:r w:rsidR="003E4E69">
        <w:rPr>
          <w:rFonts w:cs="Times New Roman"/>
        </w:rPr>
        <w:lastRenderedPageBreak/>
        <w:t>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141564">
      <w:pPr>
        <w:pStyle w:val="ListParagraph"/>
        <w:jc w:val="both"/>
        <w:rPr>
          <w:rFonts w:cs="Times New Roman"/>
        </w:rPr>
      </w:pPr>
    </w:p>
    <w:p w14:paraId="0A04D30D" w14:textId="0F2AAB2B" w:rsidR="006377EF" w:rsidRDefault="00141564" w:rsidP="00141564">
      <w:pPr>
        <w:pStyle w:val="ListParagraph"/>
        <w:numPr>
          <w:ilvl w:val="0"/>
          <w:numId w:val="2"/>
        </w:numPr>
        <w:jc w:val="both"/>
        <w:rPr>
          <w:rFonts w:cs="Times New Roman"/>
        </w:rPr>
      </w:pPr>
      <w:r>
        <w:rPr>
          <w:rFonts w:cs="Times New Roman"/>
        </w:rPr>
        <w:t xml:space="preserve">Next, </w:t>
      </w:r>
      <w:r w:rsidR="00393A12">
        <w:rPr>
          <w:rFonts w:cs="Times New Roman"/>
        </w:rPr>
        <w:t>depending on the current monitoring activities within each population (none, low-precision, or high-precision)</w:t>
      </w:r>
      <w:r w:rsidR="008D560B">
        <w:rPr>
          <w:rFonts w:cs="Times New Roman"/>
        </w:rPr>
        <w:t xml:space="preserve">, </w:t>
      </w:r>
      <w:r w:rsidR="00597A13">
        <w:rPr>
          <w:rFonts w:cs="Times New Roman"/>
        </w:rPr>
        <w:t>additional</w:t>
      </w:r>
      <w:r w:rsidR="008D560B">
        <w:rPr>
          <w:rFonts w:cs="Times New Roman"/>
        </w:rPr>
        <w:t xml:space="preserve"> questions were considered to determine an “outcome” (</w:t>
      </w:r>
      <w:r w:rsidR="008D560B" w:rsidRPr="008D560B">
        <w:rPr>
          <w:rFonts w:cs="Times New Roman"/>
        </w:rPr>
        <w:fldChar w:fldCharType="begin"/>
      </w:r>
      <w:r w:rsidR="008D560B" w:rsidRPr="008D560B">
        <w:rPr>
          <w:rFonts w:cs="Times New Roman"/>
        </w:rPr>
        <w:instrText xml:space="preserve"> REF _Ref136412831 \h  \* MERGEFORMAT </w:instrText>
      </w:r>
      <w:r w:rsidR="008D560B" w:rsidRPr="008D560B">
        <w:rPr>
          <w:rFonts w:cs="Times New Roman"/>
        </w:rPr>
      </w:r>
      <w:r w:rsidR="008D560B" w:rsidRPr="008D560B">
        <w:rPr>
          <w:rFonts w:cs="Times New Roman"/>
        </w:rPr>
        <w:fldChar w:fldCharType="separate"/>
      </w:r>
      <w:r w:rsidR="00FC0CE8" w:rsidRPr="00FC0CE8">
        <w:t xml:space="preserve">Figure </w:t>
      </w:r>
      <w:r w:rsidR="00FC0CE8" w:rsidRPr="00FC0CE8">
        <w:rPr>
          <w:noProof/>
        </w:rPr>
        <w:t>1</w:t>
      </w:r>
      <w:r w:rsidR="008D560B" w:rsidRPr="008D560B">
        <w:rPr>
          <w:rFonts w:cs="Times New Roman"/>
        </w:rPr>
        <w:fldChar w:fldCharType="end"/>
      </w:r>
      <w:r w:rsidR="008D560B">
        <w:rPr>
          <w:rFonts w:cs="Times New Roman"/>
        </w:rPr>
        <w:t>). Questions c</w:t>
      </w:r>
      <w:r w:rsidR="0045782A">
        <w:rPr>
          <w:rFonts w:cs="Times New Roman"/>
        </w:rPr>
        <w:t xml:space="preserve">onsidered whether other populations within the same MPG were monitored using high-precision monitoring, whether IPTDS was the sole monitoring </w:t>
      </w:r>
      <w:r w:rsidR="00BA1DEF">
        <w:rPr>
          <w:rFonts w:cs="Times New Roman"/>
        </w:rPr>
        <w:t>method</w:t>
      </w:r>
      <w:r w:rsidR="0045782A">
        <w:rPr>
          <w:rFonts w:cs="Times New Roman"/>
        </w:rPr>
        <w:t xml:space="preserve"> within the population, whether low-precision monitoring was an option, and/or whether redundancy in monitoring was desired or necessary. Each set of questions and answers le</w:t>
      </w:r>
      <w:r w:rsidR="00597A13">
        <w:rPr>
          <w:rFonts w:cs="Times New Roman"/>
        </w:rPr>
        <w:t>a</w:t>
      </w:r>
      <w:r w:rsidR="0045782A">
        <w:rPr>
          <w:rFonts w:cs="Times New Roman"/>
        </w:rPr>
        <w:t>d</w:t>
      </w:r>
      <w:r w:rsidR="00597A13">
        <w:rPr>
          <w:rFonts w:cs="Times New Roman"/>
        </w:rPr>
        <w:t>s</w:t>
      </w:r>
      <w:r w:rsidR="0045782A">
        <w:rPr>
          <w:rFonts w:cs="Times New Roman"/>
        </w:rPr>
        <w:t xml:space="preserve"> to an “outcome” (</w:t>
      </w:r>
      <w:r w:rsidR="0045782A" w:rsidRPr="0045782A">
        <w:rPr>
          <w:rFonts w:cs="Times New Roman"/>
        </w:rPr>
        <w:fldChar w:fldCharType="begin"/>
      </w:r>
      <w:r w:rsidR="0045782A" w:rsidRPr="0045782A">
        <w:rPr>
          <w:rFonts w:cs="Times New Roman"/>
        </w:rPr>
        <w:instrText xml:space="preserve"> REF _Ref136412831 \h  \* MERGEFORMAT </w:instrText>
      </w:r>
      <w:r w:rsidR="0045782A" w:rsidRPr="0045782A">
        <w:rPr>
          <w:rFonts w:cs="Times New Roman"/>
        </w:rPr>
      </w:r>
      <w:r w:rsidR="0045782A" w:rsidRPr="0045782A">
        <w:rPr>
          <w:rFonts w:cs="Times New Roman"/>
        </w:rPr>
        <w:fldChar w:fldCharType="separate"/>
      </w:r>
      <w:r w:rsidR="00FC0CE8" w:rsidRPr="00FC0CE8">
        <w:t xml:space="preserve">Figure </w:t>
      </w:r>
      <w:r w:rsidR="00FC0CE8" w:rsidRPr="00FC0CE8">
        <w:rPr>
          <w:noProof/>
        </w:rPr>
        <w:t>1</w:t>
      </w:r>
      <w:r w:rsidR="0045782A" w:rsidRPr="0045782A">
        <w:rPr>
          <w:rFonts w:cs="Times New Roman"/>
        </w:rPr>
        <w:fldChar w:fldCharType="end"/>
      </w:r>
      <w:commentRangeStart w:id="22"/>
      <w:r w:rsidR="0045782A">
        <w:rPr>
          <w:rFonts w:cs="Times New Roman"/>
        </w:rPr>
        <w:t>).</w:t>
      </w:r>
      <w:commentRangeEnd w:id="22"/>
      <w:r w:rsidR="00101CB7">
        <w:rPr>
          <w:rStyle w:val="CommentReference"/>
        </w:rPr>
        <w:commentReference w:id="22"/>
      </w:r>
    </w:p>
    <w:p w14:paraId="11BD5502" w14:textId="77777777" w:rsidR="0045782A" w:rsidRDefault="0045782A" w:rsidP="0045782A">
      <w:pPr>
        <w:pStyle w:val="ListParagraph"/>
        <w:jc w:val="both"/>
        <w:rPr>
          <w:rFonts w:cs="Times New Roman"/>
        </w:rPr>
      </w:pPr>
    </w:p>
    <w:p w14:paraId="3C870D57" w14:textId="1AB399DD" w:rsidR="0045782A" w:rsidRDefault="0045782A" w:rsidP="0045782A">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 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597A13">
      <w:pPr>
        <w:pStyle w:val="ListParagraph"/>
        <w:ind w:left="1440"/>
        <w:jc w:val="both"/>
        <w:rPr>
          <w:rFonts w:cs="Times New Roman"/>
        </w:rPr>
      </w:pPr>
    </w:p>
    <w:p w14:paraId="08F2C29C" w14:textId="7D9C5F49" w:rsidR="003C5676" w:rsidRDefault="0045782A" w:rsidP="003C5676">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3C5676">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3C5676">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3C5676">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597A13">
      <w:pPr>
        <w:pStyle w:val="ListParagraph"/>
        <w:ind w:left="1440"/>
        <w:jc w:val="both"/>
        <w:rPr>
          <w:rFonts w:cs="Times New Roman"/>
        </w:rPr>
      </w:pPr>
    </w:p>
    <w:p w14:paraId="215D9F78" w14:textId="20DE6181" w:rsidR="00305646" w:rsidRDefault="0045782A" w:rsidP="0045782A">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305646">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305646">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305646">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305646">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305646">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193E4E0D" w14:textId="43AB4095" w:rsidR="00032534" w:rsidRDefault="00032534" w:rsidP="00032534">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FC0CE8" w:rsidRPr="00FC0CE8">
        <w:rPr>
          <w:rFonts w:cs="Times New Roman"/>
        </w:rPr>
        <w:t xml:space="preserve">Figure </w:t>
      </w:r>
      <w:r w:rsidR="00FC0CE8" w:rsidRPr="00FC0CE8">
        <w:rPr>
          <w:rFonts w:cs="Times New Roman"/>
          <w:noProof/>
        </w:rPr>
        <w:t>1</w:t>
      </w:r>
      <w:r w:rsidR="005E4DDF" w:rsidRPr="00032534">
        <w:rPr>
          <w:rFonts w:cs="Times New Roman"/>
        </w:rPr>
        <w:fldChar w:fldCharType="end"/>
      </w:r>
      <w:r w:rsidR="00ED0BE9">
        <w:rPr>
          <w:rFonts w:cs="Times New Roman"/>
        </w:rPr>
        <w:t xml:space="preserve"> and </w:t>
      </w:r>
      <w:r w:rsidR="005E4DDF" w:rsidRPr="005E4DDF">
        <w:rPr>
          <w:rFonts w:cs="Times New Roman"/>
        </w:rPr>
        <w:fldChar w:fldCharType="begin"/>
      </w:r>
      <w:r w:rsidR="005E4DDF" w:rsidRPr="005E4DDF">
        <w:rPr>
          <w:rFonts w:cs="Times New Roman"/>
        </w:rPr>
        <w:instrText xml:space="preserve"> REF _Ref136929152 \h </w:instrText>
      </w:r>
      <w:r w:rsidR="005E4DDF">
        <w:rPr>
          <w:rFonts w:cs="Times New Roman"/>
        </w:rPr>
        <w:instrText xml:space="preserve"> \* MERGEFORMAT </w:instrText>
      </w:r>
      <w:r w:rsidR="005E4DDF" w:rsidRPr="005E4DDF">
        <w:rPr>
          <w:rFonts w:cs="Times New Roman"/>
        </w:rPr>
      </w:r>
      <w:r w:rsidR="005E4DDF" w:rsidRPr="005E4DDF">
        <w:rPr>
          <w:rFonts w:cs="Times New Roman"/>
        </w:rPr>
        <w:fldChar w:fldCharType="separate"/>
      </w:r>
      <w:r w:rsidR="00FC0CE8" w:rsidRPr="00FC0CE8">
        <w:rPr>
          <w:rFonts w:cs="Times New Roman"/>
        </w:rPr>
        <w:t xml:space="preserve">Table </w:t>
      </w:r>
      <w:r w:rsidR="00FC0CE8" w:rsidRPr="00FC0CE8">
        <w:rPr>
          <w:rFonts w:cs="Times New Roman"/>
          <w:noProof/>
        </w:rPr>
        <w:t>1</w:t>
      </w:r>
      <w:r w:rsidR="005E4DDF" w:rsidRPr="005E4DDF">
        <w:rPr>
          <w:rFonts w:cs="Times New Roman"/>
        </w:rPr>
        <w:fldChar w:fldCharType="end"/>
      </w:r>
      <w:r w:rsidR="00DF6443">
        <w:rPr>
          <w:rFonts w:cs="Times New Roman"/>
        </w:rPr>
        <w:t>.</w:t>
      </w:r>
    </w:p>
    <w:p w14:paraId="4D20AC41" w14:textId="77777777" w:rsidR="00720AE8" w:rsidRPr="003E4E69" w:rsidRDefault="00720AE8" w:rsidP="003E4E69">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r w:rsidRPr="00BB08B4">
        <w:rPr>
          <w:rFonts w:cs="Times New Roman"/>
          <w:noProof/>
        </w:rPr>
        <w:lastRenderedPageBreak/>
        <w:drawing>
          <wp:inline distT="0" distB="0" distL="0" distR="0" wp14:anchorId="064C0EFA" wp14:editId="446DF7AA">
            <wp:extent cx="7258050" cy="5690072"/>
            <wp:effectExtent l="0" t="0" r="0" b="635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07768" cy="5729049"/>
                    </a:xfrm>
                    <a:prstGeom prst="rect">
                      <a:avLst/>
                    </a:prstGeom>
                  </pic:spPr>
                </pic:pic>
              </a:graphicData>
            </a:graphic>
          </wp:inline>
        </w:drawing>
      </w:r>
    </w:p>
    <w:p w14:paraId="176F3844" w14:textId="68B4F3FB"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3"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FC0CE8">
        <w:rPr>
          <w:b/>
          <w:bCs/>
          <w:noProof/>
        </w:rPr>
        <w:t>1</w:t>
      </w:r>
      <w:r w:rsidRPr="00465B97">
        <w:rPr>
          <w:b/>
          <w:bCs/>
        </w:rPr>
        <w:fldChar w:fldCharType="end"/>
      </w:r>
      <w:bookmarkEnd w:id="23"/>
      <w:r>
        <w:t xml:space="preserve">. </w:t>
      </w:r>
      <w:r w:rsidR="0001722A">
        <w:t xml:space="preserve">Flowchart used to determine monitoring needs for each Snake River </w:t>
      </w:r>
      <w:proofErr w:type="spellStart"/>
      <w:r w:rsidR="00397ED9">
        <w:t>sp</w:t>
      </w:r>
      <w:proofErr w:type="spellEnd"/>
      <w:r w:rsidR="00397ED9">
        <w:t>/</w:t>
      </w:r>
      <w:proofErr w:type="spellStart"/>
      <w:r w:rsidR="00397ED9">
        <w:t>su</w:t>
      </w:r>
      <w:proofErr w:type="spellEnd"/>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candidate for removal from project 2018-002-00;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70258098" w14:textId="1185081B" w:rsidR="005E4DDF" w:rsidRDefault="005E4DDF" w:rsidP="00B25FFC">
      <w:pPr>
        <w:pStyle w:val="Caption"/>
        <w:jc w:val="both"/>
        <w:rPr>
          <w:rFonts w:cs="Times New Roman"/>
        </w:rPr>
      </w:pPr>
      <w:bookmarkStart w:id="24" w:name="_Ref136929152"/>
      <w:r w:rsidRPr="00E82E29">
        <w:rPr>
          <w:b/>
          <w:bCs/>
        </w:rPr>
        <w:lastRenderedPageBreak/>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1C13D4">
        <w:rPr>
          <w:b/>
          <w:bCs/>
          <w:noProof/>
        </w:rPr>
        <w:t>1</w:t>
      </w:r>
      <w:r w:rsidRPr="00E82E29">
        <w:rPr>
          <w:b/>
          <w:bCs/>
        </w:rPr>
        <w:fldChar w:fldCharType="end"/>
      </w:r>
      <w:bookmarkEnd w:id="24"/>
      <w:r>
        <w:t xml:space="preserve">. Potential population-level outcomes resulting from the initial step of the prioritization framework. </w:t>
      </w:r>
      <w:r>
        <w:rPr>
          <w:color w:val="FF0000"/>
        </w:rPr>
        <w:t>Red</w:t>
      </w:r>
      <w:r>
        <w:t xml:space="preserve"> = candidate for removal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E4DDF" w:rsidRPr="00B10F24" w14:paraId="345392A3" w14:textId="77777777" w:rsidTr="00AB0ED4">
        <w:tc>
          <w:tcPr>
            <w:tcW w:w="2965" w:type="dxa"/>
            <w:vAlign w:val="center"/>
          </w:tcPr>
          <w:p w14:paraId="69C34B77" w14:textId="77777777" w:rsidR="005E4DDF" w:rsidRPr="00B10F24" w:rsidRDefault="005E4DDF" w:rsidP="001D00FC">
            <w:pPr>
              <w:jc w:val="center"/>
              <w:rPr>
                <w:rFonts w:cs="Times New Roman"/>
                <w:b/>
                <w:bCs/>
                <w:sz w:val="20"/>
                <w:szCs w:val="20"/>
              </w:rPr>
            </w:pPr>
            <w:r w:rsidRPr="00B10F24">
              <w:rPr>
                <w:rFonts w:cs="Times New Roman"/>
                <w:b/>
                <w:bCs/>
                <w:sz w:val="20"/>
                <w:szCs w:val="20"/>
              </w:rPr>
              <w:t>Outcome</w:t>
            </w:r>
          </w:p>
        </w:tc>
        <w:tc>
          <w:tcPr>
            <w:tcW w:w="6385" w:type="dxa"/>
            <w:vAlign w:val="center"/>
          </w:tcPr>
          <w:p w14:paraId="04330500" w14:textId="77777777" w:rsidR="005E4DDF" w:rsidRPr="00B10F24" w:rsidRDefault="005E4DDF" w:rsidP="001D00FC">
            <w:pPr>
              <w:jc w:val="center"/>
              <w:rPr>
                <w:rFonts w:cs="Times New Roman"/>
                <w:b/>
                <w:bCs/>
                <w:sz w:val="20"/>
                <w:szCs w:val="20"/>
              </w:rPr>
            </w:pPr>
            <w:r w:rsidRPr="00B10F24">
              <w:rPr>
                <w:rFonts w:cs="Times New Roman"/>
                <w:b/>
                <w:bCs/>
                <w:sz w:val="20"/>
                <w:szCs w:val="20"/>
              </w:rPr>
              <w:t>Description</w:t>
            </w:r>
          </w:p>
        </w:tc>
      </w:tr>
      <w:tr w:rsidR="005E4DDF" w:rsidRPr="00B10F24" w14:paraId="7333584E" w14:textId="77777777" w:rsidTr="0089096A">
        <w:trPr>
          <w:trHeight w:val="1369"/>
        </w:trPr>
        <w:tc>
          <w:tcPr>
            <w:tcW w:w="2965" w:type="dxa"/>
            <w:shd w:val="clear" w:color="auto" w:fill="FF5050"/>
            <w:vAlign w:val="center"/>
          </w:tcPr>
          <w:p w14:paraId="052D558E" w14:textId="1A567E9D" w:rsidR="005E4DDF" w:rsidRPr="00B10F24" w:rsidRDefault="00FA1EC1" w:rsidP="001D00FC">
            <w:pPr>
              <w:jc w:val="center"/>
              <w:rPr>
                <w:rFonts w:cs="Times New Roman"/>
                <w:b/>
                <w:bCs/>
                <w:sz w:val="20"/>
                <w:szCs w:val="20"/>
              </w:rPr>
            </w:pPr>
            <w:r w:rsidRPr="00B10F24">
              <w:rPr>
                <w:rFonts w:cs="Times New Roman"/>
                <w:b/>
                <w:bCs/>
                <w:sz w:val="20"/>
                <w:szCs w:val="20"/>
              </w:rPr>
              <w:t>Consider removing IPTDS (if any) from O&amp;M project; keep other monitoring method</w:t>
            </w:r>
          </w:p>
        </w:tc>
        <w:tc>
          <w:tcPr>
            <w:tcW w:w="6385" w:type="dxa"/>
            <w:shd w:val="clear" w:color="auto" w:fill="FF5050"/>
            <w:vAlign w:val="center"/>
          </w:tcPr>
          <w:p w14:paraId="3737D000" w14:textId="02BBC059" w:rsidR="005E4DDF" w:rsidRPr="00B10F24" w:rsidRDefault="005E4DDF" w:rsidP="001D00FC">
            <w:pPr>
              <w:jc w:val="center"/>
              <w:rPr>
                <w:rFonts w:cs="Times New Roman"/>
                <w:sz w:val="20"/>
                <w:szCs w:val="20"/>
              </w:rPr>
            </w:pPr>
            <w:r w:rsidRPr="00B10F24">
              <w:rPr>
                <w:rFonts w:cs="Times New Roman"/>
                <w:sz w:val="20"/>
                <w:szCs w:val="20"/>
              </w:rPr>
              <w:t>Outcome is for populations</w:t>
            </w:r>
            <w:r w:rsidR="00ED0BE9" w:rsidRPr="00B10F24">
              <w:rPr>
                <w:rFonts w:cs="Times New Roman"/>
                <w:sz w:val="20"/>
                <w:szCs w:val="20"/>
              </w:rPr>
              <w:t xml:space="preserve"> th</w:t>
            </w:r>
            <w:r w:rsidR="00FA1EC1" w:rsidRPr="00B10F24">
              <w:rPr>
                <w:rFonts w:cs="Times New Roman"/>
                <w:sz w:val="20"/>
                <w:szCs w:val="20"/>
              </w:rPr>
              <w:t>at</w:t>
            </w:r>
            <w:r w:rsidR="00ED0BE9" w:rsidRPr="00B10F24">
              <w:rPr>
                <w:rFonts w:cs="Times New Roman"/>
                <w:sz w:val="20"/>
                <w:szCs w:val="20"/>
              </w:rPr>
              <w:t xml:space="preserve"> either a) occur within a</w:t>
            </w:r>
            <w:r w:rsidR="00FA1EC1" w:rsidRPr="00B10F24">
              <w:rPr>
                <w:rFonts w:cs="Times New Roman"/>
                <w:sz w:val="20"/>
                <w:szCs w:val="20"/>
              </w:rPr>
              <w:t>n</w:t>
            </w:r>
            <w:r w:rsidR="00ED0BE9" w:rsidRPr="00B10F24">
              <w:rPr>
                <w:rFonts w:cs="Times New Roman"/>
                <w:sz w:val="20"/>
                <w:szCs w:val="20"/>
              </w:rPr>
              <w:t xml:space="preserve"> MPG in which another population is monitored using a high-precision method AND is monitored using another low-precision method, or b) is monitored using two redundant, high-precision methods including IPTDS and redundancy is not necessary.</w:t>
            </w:r>
          </w:p>
        </w:tc>
      </w:tr>
      <w:tr w:rsidR="005E4DDF" w:rsidRPr="00B10F24" w14:paraId="0D51F55B" w14:textId="77777777" w:rsidTr="00AB0ED4">
        <w:tc>
          <w:tcPr>
            <w:tcW w:w="2965" w:type="dxa"/>
            <w:shd w:val="clear" w:color="auto" w:fill="FFD966" w:themeFill="accent4" w:themeFillTint="99"/>
            <w:vAlign w:val="center"/>
          </w:tcPr>
          <w:p w14:paraId="13CF8D0B" w14:textId="530E9FDE" w:rsidR="005E4DDF" w:rsidRPr="00B10F24" w:rsidRDefault="005E4DDF" w:rsidP="001D00FC">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1C629745" w14:textId="129EC627" w:rsidR="005E4DDF" w:rsidRPr="00B10F24" w:rsidRDefault="005E4DDF" w:rsidP="001D00FC">
            <w:pPr>
              <w:jc w:val="center"/>
              <w:rPr>
                <w:rFonts w:cs="Times New Roman"/>
                <w:sz w:val="20"/>
                <w:szCs w:val="20"/>
              </w:rPr>
            </w:pPr>
            <w:r w:rsidRPr="00B10F24">
              <w:rPr>
                <w:rFonts w:cs="Times New Roman"/>
                <w:sz w:val="20"/>
                <w:szCs w:val="20"/>
              </w:rPr>
              <w:t>Outcome is for populations with currently no monitoring (i.e., data gaps) or for a population within a</w:t>
            </w:r>
            <w:r w:rsidR="00AB0ED4" w:rsidRPr="00B10F24">
              <w:rPr>
                <w:rFonts w:cs="Times New Roman"/>
                <w:sz w:val="20"/>
                <w:szCs w:val="20"/>
              </w:rPr>
              <w:t>n</w:t>
            </w:r>
            <w:r w:rsidRPr="00B10F24">
              <w:rPr>
                <w:rFonts w:cs="Times New Roman"/>
                <w:sz w:val="20"/>
                <w:szCs w:val="20"/>
              </w:rPr>
              <w:t xml:space="preserve"> MPG that includes no population</w:t>
            </w:r>
            <w:r w:rsidR="00421032" w:rsidRPr="00B10F24">
              <w:rPr>
                <w:rFonts w:cs="Times New Roman"/>
                <w:sz w:val="20"/>
                <w:szCs w:val="20"/>
              </w:rPr>
              <w:t>s</w:t>
            </w:r>
            <w:r w:rsidRPr="00B10F24">
              <w:rPr>
                <w:rFonts w:cs="Times New Roman"/>
                <w:sz w:val="20"/>
                <w:szCs w:val="20"/>
              </w:rPr>
              <w:t xml:space="preserve"> with high-precision monitoring.</w:t>
            </w:r>
            <w:r w:rsidR="00421032" w:rsidRPr="00B10F24">
              <w:rPr>
                <w:rStyle w:val="FootnoteReference"/>
                <w:rFonts w:cs="Times New Roman"/>
                <w:sz w:val="20"/>
                <w:szCs w:val="20"/>
              </w:rPr>
              <w:footnoteReference w:id="4"/>
            </w:r>
          </w:p>
        </w:tc>
      </w:tr>
      <w:tr w:rsidR="005E4DDF" w:rsidRPr="00B10F24" w14:paraId="01926A1A" w14:textId="77777777" w:rsidTr="00AB0ED4">
        <w:tc>
          <w:tcPr>
            <w:tcW w:w="2965" w:type="dxa"/>
            <w:shd w:val="clear" w:color="auto" w:fill="FFD966" w:themeFill="accent4" w:themeFillTint="99"/>
            <w:vAlign w:val="center"/>
          </w:tcPr>
          <w:p w14:paraId="1C3E5BE2" w14:textId="0464893D" w:rsidR="005E4DDF" w:rsidRPr="00B10F24" w:rsidRDefault="00FA1EC1" w:rsidP="001D00FC">
            <w:pPr>
              <w:jc w:val="center"/>
              <w:rPr>
                <w:rFonts w:cs="Times New Roman"/>
                <w:b/>
                <w:bCs/>
                <w:sz w:val="20"/>
                <w:szCs w:val="20"/>
              </w:rPr>
            </w:pPr>
            <w:r w:rsidRPr="00B10F24">
              <w:rPr>
                <w:rFonts w:cs="Times New Roman"/>
                <w:b/>
                <w:bCs/>
                <w:sz w:val="20"/>
                <w:szCs w:val="20"/>
              </w:rPr>
              <w:t>Keep IPTDS or c</w:t>
            </w:r>
            <w:r w:rsidR="005E4DDF" w:rsidRPr="00B10F24">
              <w:rPr>
                <w:rFonts w:cs="Times New Roman"/>
                <w:b/>
                <w:bCs/>
                <w:sz w:val="20"/>
                <w:szCs w:val="20"/>
              </w:rPr>
              <w:t>onsider a</w:t>
            </w:r>
            <w:r w:rsidRPr="00B10F24">
              <w:rPr>
                <w:rFonts w:cs="Times New Roman"/>
                <w:b/>
                <w:bCs/>
                <w:sz w:val="20"/>
                <w:szCs w:val="20"/>
              </w:rPr>
              <w:t>n</w:t>
            </w:r>
            <w:r w:rsidR="005E4DDF" w:rsidRPr="00B10F24">
              <w:rPr>
                <w:rFonts w:cs="Times New Roman"/>
                <w:b/>
                <w:bCs/>
                <w:sz w:val="20"/>
                <w:szCs w:val="20"/>
              </w:rPr>
              <w:t xml:space="preserve"> alternative low-precision</w:t>
            </w:r>
            <w:r w:rsidRPr="00B10F24">
              <w:rPr>
                <w:rFonts w:cs="Times New Roman"/>
                <w:b/>
                <w:bCs/>
                <w:sz w:val="20"/>
                <w:szCs w:val="20"/>
              </w:rPr>
              <w:t xml:space="preserve"> </w:t>
            </w:r>
            <w:r w:rsidR="005E4DDF" w:rsidRPr="00B10F24">
              <w:rPr>
                <w:rFonts w:cs="Times New Roman"/>
                <w:b/>
                <w:bCs/>
                <w:sz w:val="20"/>
                <w:szCs w:val="20"/>
              </w:rPr>
              <w:t>method</w:t>
            </w:r>
          </w:p>
        </w:tc>
        <w:tc>
          <w:tcPr>
            <w:tcW w:w="6385" w:type="dxa"/>
            <w:shd w:val="clear" w:color="auto" w:fill="FFD966" w:themeFill="accent4" w:themeFillTint="99"/>
            <w:vAlign w:val="center"/>
          </w:tcPr>
          <w:p w14:paraId="1F57ACF1" w14:textId="7407267C" w:rsidR="005E4DDF" w:rsidRPr="00B10F24" w:rsidRDefault="00AB0ED4" w:rsidP="00AB0ED4">
            <w:pPr>
              <w:jc w:val="center"/>
              <w:rPr>
                <w:rFonts w:cs="Times New Roman"/>
                <w:sz w:val="20"/>
                <w:szCs w:val="20"/>
              </w:rPr>
            </w:pPr>
            <w:r w:rsidRPr="00B10F24">
              <w:rPr>
                <w:rFonts w:cs="Times New Roman"/>
                <w:sz w:val="20"/>
                <w:szCs w:val="20"/>
              </w:rPr>
              <w:t xml:space="preserve">Outcome is for populations that currently experience high-precision IPTDS </w:t>
            </w:r>
            <w:r w:rsidR="00637C2F" w:rsidRPr="00B10F24">
              <w:rPr>
                <w:rFonts w:cs="Times New Roman"/>
                <w:sz w:val="20"/>
                <w:szCs w:val="20"/>
              </w:rPr>
              <w:t>monitoring</w:t>
            </w:r>
            <w:r w:rsidR="00637C2F">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E4DDF" w:rsidRPr="00B10F24" w14:paraId="7AA4CEDF" w14:textId="77777777" w:rsidTr="00AB0ED4">
        <w:tc>
          <w:tcPr>
            <w:tcW w:w="2965" w:type="dxa"/>
            <w:shd w:val="clear" w:color="auto" w:fill="A8D08D" w:themeFill="accent6" w:themeFillTint="99"/>
            <w:vAlign w:val="center"/>
          </w:tcPr>
          <w:p w14:paraId="68FD2509" w14:textId="09FFC357" w:rsidR="005E4DDF" w:rsidRPr="00B10F24" w:rsidRDefault="00FA1EC1" w:rsidP="001D00FC">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5282AFF3" w14:textId="3C505543" w:rsidR="005E4DDF" w:rsidRPr="00B10F24" w:rsidRDefault="00FA1EC1" w:rsidP="001D00FC">
            <w:pPr>
              <w:jc w:val="center"/>
              <w:rPr>
                <w:rFonts w:cs="Times New Roman"/>
                <w:sz w:val="20"/>
                <w:szCs w:val="20"/>
              </w:rPr>
            </w:pPr>
            <w:r w:rsidRPr="00B10F24">
              <w:rPr>
                <w:rFonts w:cs="Times New Roman"/>
                <w:sz w:val="20"/>
                <w:szCs w:val="20"/>
              </w:rPr>
              <w:t xml:space="preserve">The population should continue to be monitored using IPTDS </w:t>
            </w:r>
            <w:r w:rsidR="00421032" w:rsidRPr="00B10F24">
              <w:rPr>
                <w:rFonts w:cs="Times New Roman"/>
                <w:sz w:val="20"/>
                <w:szCs w:val="20"/>
              </w:rPr>
              <w:t xml:space="preserve">funded </w:t>
            </w:r>
            <w:r w:rsidRPr="00B10F24">
              <w:rPr>
                <w:rFonts w:cs="Times New Roman"/>
                <w:sz w:val="20"/>
                <w:szCs w:val="20"/>
              </w:rPr>
              <w:t>under</w:t>
            </w:r>
            <w:r w:rsidR="00421032" w:rsidRPr="00B10F24">
              <w:rPr>
                <w:rFonts w:cs="Times New Roman"/>
                <w:sz w:val="20"/>
                <w:szCs w:val="20"/>
              </w:rPr>
              <w:t xml:space="preserve"> the Integrated IPTDS</w:t>
            </w:r>
            <w:r w:rsidRPr="00B10F24">
              <w:rPr>
                <w:rFonts w:cs="Times New Roman"/>
                <w:sz w:val="20"/>
                <w:szCs w:val="20"/>
              </w:rPr>
              <w:t xml:space="preserve"> O&amp;M project. </w:t>
            </w:r>
            <w:r w:rsidR="00421032" w:rsidRPr="00B10F24">
              <w:rPr>
                <w:rFonts w:cs="Times New Roman"/>
                <w:sz w:val="20"/>
                <w:szCs w:val="20"/>
              </w:rPr>
              <w:t>Three</w:t>
            </w:r>
            <w:r w:rsidR="00AB53A5" w:rsidRPr="00B10F24">
              <w:rPr>
                <w:rFonts w:cs="Times New Roman"/>
                <w:sz w:val="20"/>
                <w:szCs w:val="20"/>
              </w:rPr>
              <w:t xml:space="preserve"> paths in </w:t>
            </w:r>
            <w:r w:rsidR="00AB53A5" w:rsidRPr="00B10F24">
              <w:rPr>
                <w:rFonts w:cs="Times New Roman"/>
                <w:sz w:val="20"/>
                <w:szCs w:val="20"/>
              </w:rPr>
              <w:fldChar w:fldCharType="begin"/>
            </w:r>
            <w:r w:rsidR="00AB53A5" w:rsidRPr="00B10F24">
              <w:rPr>
                <w:rFonts w:cs="Times New Roman"/>
                <w:sz w:val="20"/>
                <w:szCs w:val="20"/>
              </w:rPr>
              <w:instrText xml:space="preserve"> REF _Ref136412831 \h  \* MERGEFORMAT </w:instrText>
            </w:r>
            <w:r w:rsidR="00AB53A5" w:rsidRPr="00B10F24">
              <w:rPr>
                <w:rFonts w:cs="Times New Roman"/>
                <w:sz w:val="20"/>
                <w:szCs w:val="20"/>
              </w:rPr>
            </w:r>
            <w:r w:rsidR="00AB53A5" w:rsidRPr="00B10F24">
              <w:rPr>
                <w:rFonts w:cs="Times New Roman"/>
                <w:sz w:val="20"/>
                <w:szCs w:val="20"/>
              </w:rPr>
              <w:fldChar w:fldCharType="separate"/>
            </w:r>
            <w:r w:rsidR="00FC0CE8" w:rsidRPr="00FC0CE8">
              <w:rPr>
                <w:rFonts w:cs="Times New Roman"/>
                <w:sz w:val="20"/>
                <w:szCs w:val="20"/>
              </w:rPr>
              <w:t xml:space="preserve">Figure </w:t>
            </w:r>
            <w:r w:rsidR="00FC0CE8" w:rsidRPr="00FC0CE8">
              <w:rPr>
                <w:rFonts w:cs="Times New Roman"/>
                <w:noProof/>
                <w:sz w:val="20"/>
                <w:szCs w:val="20"/>
              </w:rPr>
              <w:t>1</w:t>
            </w:r>
            <w:r w:rsidR="00AB53A5" w:rsidRPr="00B10F24">
              <w:rPr>
                <w:rFonts w:cs="Times New Roman"/>
                <w:sz w:val="20"/>
                <w:szCs w:val="20"/>
              </w:rPr>
              <w:fldChar w:fldCharType="end"/>
            </w:r>
            <w:r w:rsidR="00AB53A5"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388AA2" w14:textId="77777777" w:rsidR="005E4DDF" w:rsidRDefault="005E4DDF" w:rsidP="005E4DDF">
      <w:pPr>
        <w:jc w:val="both"/>
        <w:rPr>
          <w:rFonts w:cs="Times New Roman"/>
        </w:rPr>
      </w:pPr>
    </w:p>
    <w:p w14:paraId="6969C4F7" w14:textId="66E771E5" w:rsidR="0045782A" w:rsidRPr="00637C2F" w:rsidRDefault="0045782A" w:rsidP="00637C2F">
      <w:pPr>
        <w:pStyle w:val="ListParagraph"/>
        <w:numPr>
          <w:ilvl w:val="0"/>
          <w:numId w:val="8"/>
        </w:numPr>
        <w:jc w:val="both"/>
        <w:rPr>
          <w:rFonts w:cs="Times New Roman"/>
        </w:rPr>
      </w:pPr>
      <w:r>
        <w:rPr>
          <w:rFonts w:cs="Times New Roman"/>
        </w:rPr>
        <w:t xml:space="preserve">Finally, for each </w:t>
      </w:r>
      <w:r w:rsidR="00637C2F">
        <w:rPr>
          <w:rFonts w:cs="Times New Roman"/>
        </w:rPr>
        <w:t xml:space="preserve">extant population, we further considered which IPTDS site(s) within the population are necessary for status and trends monitoring (low- or high-precision) and recommended for inclusion in project 2018-002-00 (Figure 2). Definitions and descriptions in </w:t>
      </w:r>
      <w:r w:rsidR="00637C2F" w:rsidRPr="00AB53A5">
        <w:rPr>
          <w:rFonts w:cs="Times New Roman"/>
        </w:rPr>
        <w:fldChar w:fldCharType="begin"/>
      </w:r>
      <w:r w:rsidR="00637C2F" w:rsidRPr="00AB53A5">
        <w:rPr>
          <w:rFonts w:cs="Times New Roman"/>
        </w:rPr>
        <w:instrText xml:space="preserve"> REF _Ref136931135 \h  \* MERGEFORMAT </w:instrText>
      </w:r>
      <w:r w:rsidR="00637C2F" w:rsidRPr="00AB53A5">
        <w:rPr>
          <w:rFonts w:cs="Times New Roman"/>
        </w:rPr>
      </w:r>
      <w:r w:rsidR="00637C2F" w:rsidRPr="00AB53A5">
        <w:rPr>
          <w:rFonts w:cs="Times New Roman"/>
        </w:rPr>
        <w:fldChar w:fldCharType="separate"/>
      </w:r>
      <w:r w:rsidR="00FC0CE8" w:rsidRPr="00FC0CE8">
        <w:t xml:space="preserve">Table </w:t>
      </w:r>
      <w:r w:rsidR="00FC0CE8" w:rsidRPr="00FC0CE8">
        <w:rPr>
          <w:noProof/>
        </w:rPr>
        <w:t>2</w:t>
      </w:r>
      <w:r w:rsidR="00637C2F" w:rsidRPr="00AB53A5">
        <w:rPr>
          <w:rFonts w:cs="Times New Roman"/>
        </w:rPr>
        <w:fldChar w:fldCharType="end"/>
      </w:r>
      <w:r w:rsidR="00637C2F">
        <w:rPr>
          <w:rFonts w:cs="Times New Roman"/>
        </w:rPr>
        <w:t xml:space="preserve"> are provided to aid in interpretation of </w:t>
      </w:r>
      <w:r w:rsidR="00637C2F" w:rsidRPr="00BC3D87">
        <w:rPr>
          <w:rFonts w:cs="Times New Roman"/>
        </w:rPr>
        <w:fldChar w:fldCharType="begin"/>
      </w:r>
      <w:r w:rsidR="00637C2F" w:rsidRPr="00BC3D87">
        <w:rPr>
          <w:rFonts w:cs="Times New Roman"/>
        </w:rPr>
        <w:instrText xml:space="preserve"> REF _Ref136413521 \h  \* MERGEFORMAT </w:instrText>
      </w:r>
      <w:r w:rsidR="00637C2F" w:rsidRPr="00BC3D87">
        <w:rPr>
          <w:rFonts w:cs="Times New Roman"/>
        </w:rPr>
      </w:r>
      <w:r w:rsidR="00637C2F" w:rsidRPr="00BC3D87">
        <w:rPr>
          <w:rFonts w:cs="Times New Roman"/>
        </w:rPr>
        <w:fldChar w:fldCharType="separate"/>
      </w:r>
      <w:r w:rsidR="00FC0CE8" w:rsidRPr="00FC0CE8">
        <w:t xml:space="preserve">Figure </w:t>
      </w:r>
      <w:r w:rsidR="00FC0CE8" w:rsidRPr="00FC0CE8">
        <w:rPr>
          <w:noProof/>
        </w:rPr>
        <w:t>2</w:t>
      </w:r>
      <w:r w:rsidR="00637C2F" w:rsidRPr="00BC3D87">
        <w:rPr>
          <w:rFonts w:cs="Times New Roman"/>
        </w:rPr>
        <w:fldChar w:fldCharType="end"/>
      </w:r>
      <w:r w:rsidR="00637C2F">
        <w:rPr>
          <w:rFonts w:cs="Times New Roman"/>
        </w:rPr>
        <w:t>.</w:t>
      </w:r>
    </w:p>
    <w:p w14:paraId="2AF1C16A" w14:textId="5698576F" w:rsidR="0001722A" w:rsidRPr="0001722A" w:rsidRDefault="0001722A" w:rsidP="0001722A">
      <w:pPr>
        <w:pStyle w:val="Caption"/>
        <w:rPr>
          <w:rFonts w:cs="Times New Roman"/>
        </w:rPr>
      </w:pPr>
      <w:bookmarkStart w:id="25" w:name="_Ref136931135"/>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1C13D4">
        <w:rPr>
          <w:b/>
          <w:bCs/>
          <w:noProof/>
        </w:rPr>
        <w:t>2</w:t>
      </w:r>
      <w:r w:rsidRPr="0001722A">
        <w:rPr>
          <w:b/>
          <w:bCs/>
        </w:rPr>
        <w:fldChar w:fldCharType="end"/>
      </w:r>
      <w:bookmarkEnd w:id="25"/>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FC0CE8" w:rsidRPr="00FC0CE8">
        <w:t xml:space="preserve">Figure </w:t>
      </w:r>
      <w:r w:rsidR="00FC0CE8" w:rsidRPr="00FC0CE8">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0625519B"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1269C7A7"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IPTDS sites and/or nodes are independent if the probability of detecting a tag at one location is independent of detection at another site or node. For example, two nodes (e.g., arrays) within a short distance of each other (e.g., less than 10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504CF342"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continuously (or near continuously) through the adult migration period for each of the last five years for </w:t>
            </w:r>
            <w:proofErr w:type="spellStart"/>
            <w:r w:rsidR="00397ED9">
              <w:rPr>
                <w:rFonts w:cs="Times New Roman"/>
                <w:sz w:val="20"/>
                <w:szCs w:val="20"/>
              </w:rPr>
              <w:t>sp</w:t>
            </w:r>
            <w:proofErr w:type="spellEnd"/>
            <w:r w:rsidR="00397ED9">
              <w:rPr>
                <w:rFonts w:cs="Times New Roman"/>
                <w:sz w:val="20"/>
                <w:szCs w:val="20"/>
              </w:rPr>
              <w:t>/</w:t>
            </w:r>
            <w:proofErr w:type="spellStart"/>
            <w:r w:rsidR="00397ED9">
              <w:rPr>
                <w:rFonts w:cs="Times New Roman"/>
                <w:sz w:val="20"/>
                <w:szCs w:val="20"/>
              </w:rPr>
              <w:t>su</w:t>
            </w:r>
            <w:proofErr w:type="spellEnd"/>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4885BCF8" w:rsidR="00465B97" w:rsidRPr="00465B97" w:rsidRDefault="00465B97" w:rsidP="00A14C61">
      <w:pPr>
        <w:pStyle w:val="Caption"/>
        <w:jc w:val="both"/>
      </w:pPr>
      <w:bookmarkStart w:id="26"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FC0CE8">
        <w:rPr>
          <w:b/>
          <w:bCs/>
          <w:noProof/>
        </w:rPr>
        <w:t>2</w:t>
      </w:r>
      <w:r w:rsidRPr="00465B97">
        <w:rPr>
          <w:b/>
          <w:bCs/>
        </w:rPr>
        <w:fldChar w:fldCharType="end"/>
      </w:r>
      <w:bookmarkEnd w:id="26"/>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4BF964E3" w14:textId="1A7AE1D4" w:rsidR="000805A6" w:rsidRDefault="000805A6" w:rsidP="000805A6">
      <w:pPr>
        <w:jc w:val="both"/>
      </w:pPr>
      <w:r>
        <w:lastRenderedPageBreak/>
        <w:t>The goal of our site prioritization framework is to make recommendations as transparent and clear as possible. However, for some MPGs, populations, and</w:t>
      </w:r>
      <w:r w:rsidR="00860F66">
        <w:t>/or</w:t>
      </w:r>
      <w:r>
        <w:t xml:space="preserve"> IPTDS sites, “gray areas” exist, and professional judgement must occasionally be made which considers logistics, costs, site reliability</w:t>
      </w:r>
      <w:r w:rsidR="00397ED9">
        <w:t>, past decisions,</w:t>
      </w:r>
      <w:r>
        <w:t xml:space="preserve"> etc. Further, some recommendations for Snake River steelhead inevitably must consider </w:t>
      </w:r>
      <w:r w:rsidR="00397ED9">
        <w:t>sp</w:t>
      </w:r>
      <w:ins w:id="27" w:author="Copeland,Tim" w:date="2023-08-30T16:10:00Z">
        <w:r w:rsidR="00E50339">
          <w:t>ring</w:t>
        </w:r>
      </w:ins>
      <w:r w:rsidR="00397ED9">
        <w:t>/su</w:t>
      </w:r>
      <w:ins w:id="28" w:author="Copeland,Tim" w:date="2023-08-30T16:10:00Z">
        <w:r w:rsidR="00E50339">
          <w:t>mmer</w:t>
        </w:r>
      </w:ins>
      <w:r>
        <w:t xml:space="preserve"> Chinook salmon, or vice-versa, and so </w:t>
      </w:r>
      <w:commentRangeStart w:id="29"/>
      <w:r>
        <w:t>both species were considered during the process</w:t>
      </w:r>
      <w:commentRangeEnd w:id="29"/>
      <w:r w:rsidR="00E50339">
        <w:rPr>
          <w:rStyle w:val="CommentReference"/>
        </w:rPr>
        <w:commentReference w:id="29"/>
      </w:r>
      <w:r>
        <w:t xml:space="preserve">. Considerations and recommendations for Snake River steelhead and </w:t>
      </w:r>
      <w:r w:rsidR="00397ED9">
        <w:t>sp</w:t>
      </w:r>
      <w:ins w:id="30" w:author="Copeland,Tim" w:date="2023-08-30T16:11:00Z">
        <w:r w:rsidR="00E50339">
          <w:t>ring</w:t>
        </w:r>
      </w:ins>
      <w:r w:rsidR="00397ED9">
        <w:t>/su</w:t>
      </w:r>
      <w:ins w:id="31" w:author="Copeland,Tim" w:date="2023-08-30T16:11:00Z">
        <w:r w:rsidR="00E50339">
          <w:t>mmer</w:t>
        </w:r>
      </w:ins>
      <w:r>
        <w:t xml:space="preserve"> Chinook salmon, by MPG and population, follow. </w:t>
      </w:r>
    </w:p>
    <w:p w14:paraId="57A16124" w14:textId="464C0355" w:rsidR="0001722A" w:rsidRPr="003627F5" w:rsidRDefault="0001722A" w:rsidP="003627F5">
      <w:pPr>
        <w:pStyle w:val="Heading1"/>
      </w:pPr>
      <w:bookmarkStart w:id="32" w:name="_Toc142907690"/>
      <w:r w:rsidRPr="003627F5">
        <w:t>RESULTS</w:t>
      </w:r>
      <w:bookmarkEnd w:id="32"/>
    </w:p>
    <w:p w14:paraId="3DA8CF8A" w14:textId="3F677585" w:rsidR="00C63F85" w:rsidRDefault="00C63F85" w:rsidP="003627F5">
      <w:pPr>
        <w:pStyle w:val="Heading2"/>
      </w:pPr>
      <w:bookmarkStart w:id="33" w:name="_Toc142907691"/>
      <w:r>
        <w:t>Synopsis</w:t>
      </w:r>
      <w:bookmarkEnd w:id="33"/>
    </w:p>
    <w:p w14:paraId="76AF49A2" w14:textId="74250F12" w:rsidR="00C63F85" w:rsidRPr="00BE5432" w:rsidRDefault="00916C1C" w:rsidP="00B25FFC">
      <w:pPr>
        <w:jc w:val="both"/>
        <w:rPr>
          <w:rFonts w:cs="Times New Roman"/>
        </w:rPr>
      </w:pPr>
      <w:r w:rsidRPr="00BE5432">
        <w:rPr>
          <w:rFonts w:cs="Times New Roman"/>
        </w:rPr>
        <w:t>After considering each IPTDS site, population, and MPG for both steelhead and</w:t>
      </w:r>
      <w:r w:rsidR="00860F66">
        <w:rPr>
          <w:rFonts w:cs="Times New Roman"/>
        </w:rPr>
        <w:t xml:space="preserve"> sp</w:t>
      </w:r>
      <w:ins w:id="34" w:author="Copeland,Tim" w:date="2023-08-30T16:10:00Z">
        <w:r w:rsidR="00E50339">
          <w:rPr>
            <w:rFonts w:cs="Times New Roman"/>
          </w:rPr>
          <w:t>ring</w:t>
        </w:r>
      </w:ins>
      <w:r w:rsidR="00860F66">
        <w:rPr>
          <w:rFonts w:cs="Times New Roman"/>
        </w:rPr>
        <w:t>/su</w:t>
      </w:r>
      <w:ins w:id="35" w:author="Copeland,Tim" w:date="2023-08-30T16:10:00Z">
        <w:r w:rsidR="00E50339">
          <w:rPr>
            <w:rFonts w:cs="Times New Roman"/>
          </w:rPr>
          <w:t>mmer</w:t>
        </w:r>
      </w:ins>
      <w:r w:rsidRPr="00BE5432">
        <w:rPr>
          <w:rFonts w:cs="Times New Roman"/>
        </w:rPr>
        <w:t xml:space="preserve"> Chinook salmon, sites were each lumped into one of four categories: 1) site recommended for continued funding, 2) existing sites recommended for funding under the IPTDS O&amp;M project, 3) proposed new sites, and 4) candidate sites for removal, at least from funding under the IPTDS O&amp;M project (</w:t>
      </w:r>
      <w:r w:rsidR="005D65B4" w:rsidRPr="005D65B4">
        <w:rPr>
          <w:rFonts w:cs="Times New Roman"/>
        </w:rPr>
        <w:fldChar w:fldCharType="begin"/>
      </w:r>
      <w:r w:rsidR="005D65B4" w:rsidRPr="005D65B4">
        <w:rPr>
          <w:rFonts w:cs="Times New Roman"/>
        </w:rPr>
        <w:instrText xml:space="preserve"> REF _Ref142566021 \h  \* MERGEFORMAT </w:instrText>
      </w:r>
      <w:r w:rsidR="005D65B4" w:rsidRPr="005D65B4">
        <w:rPr>
          <w:rFonts w:cs="Times New Roman"/>
        </w:rPr>
      </w:r>
      <w:r w:rsidR="005D65B4" w:rsidRPr="005D65B4">
        <w:rPr>
          <w:rFonts w:cs="Times New Roman"/>
        </w:rPr>
        <w:fldChar w:fldCharType="separate"/>
      </w:r>
      <w:r w:rsidR="005D65B4" w:rsidRPr="005D65B4">
        <w:t xml:space="preserve">Table </w:t>
      </w:r>
      <w:r w:rsidR="005D65B4" w:rsidRPr="005D65B4">
        <w:rPr>
          <w:noProof/>
        </w:rPr>
        <w:t>3</w:t>
      </w:r>
      <w:r w:rsidR="005D65B4" w:rsidRPr="005D65B4">
        <w:rPr>
          <w:rFonts w:cs="Times New Roman"/>
        </w:rPr>
        <w:fldChar w:fldCharType="end"/>
      </w:r>
      <w:r w:rsidRPr="00BE5432">
        <w:rPr>
          <w:rFonts w:cs="Times New Roman"/>
        </w:rPr>
        <w:t xml:space="preserve">). </w:t>
      </w:r>
      <w:r w:rsidR="003520D5">
        <w:rPr>
          <w:rFonts w:cs="Times New Roman"/>
        </w:rPr>
        <w:t xml:space="preserve">A summary of recommendations is provided in </w:t>
      </w:r>
      <w:r w:rsidR="003520D5" w:rsidRPr="003520D5">
        <w:rPr>
          <w:rFonts w:cs="Times New Roman"/>
        </w:rPr>
        <w:fldChar w:fldCharType="begin"/>
      </w:r>
      <w:r w:rsidR="003520D5" w:rsidRPr="003520D5">
        <w:rPr>
          <w:rFonts w:cs="Times New Roman"/>
        </w:rPr>
        <w:instrText xml:space="preserve"> REF _Ref142566021 \h  \* MERGEFORMAT </w:instrText>
      </w:r>
      <w:r w:rsidR="003520D5" w:rsidRPr="003520D5">
        <w:rPr>
          <w:rFonts w:cs="Times New Roman"/>
        </w:rPr>
      </w:r>
      <w:r w:rsidR="003520D5" w:rsidRPr="003520D5">
        <w:rPr>
          <w:rFonts w:cs="Times New Roman"/>
        </w:rPr>
        <w:fldChar w:fldCharType="separate"/>
      </w:r>
      <w:r w:rsidR="003520D5" w:rsidRPr="003520D5">
        <w:t xml:space="preserve">Table </w:t>
      </w:r>
      <w:r w:rsidR="003520D5" w:rsidRPr="003520D5">
        <w:rPr>
          <w:noProof/>
        </w:rPr>
        <w:t>3</w:t>
      </w:r>
      <w:r w:rsidR="003520D5" w:rsidRPr="003520D5">
        <w:rPr>
          <w:rFonts w:cs="Times New Roman"/>
        </w:rPr>
        <w:fldChar w:fldCharType="end"/>
      </w:r>
      <w:r w:rsidR="003520D5" w:rsidRPr="003520D5">
        <w:rPr>
          <w:rFonts w:cs="Times New Roman"/>
        </w:rPr>
        <w:t xml:space="preserve"> </w:t>
      </w:r>
      <w:r w:rsidR="003520D5">
        <w:rPr>
          <w:rFonts w:cs="Times New Roman"/>
        </w:rPr>
        <w:t xml:space="preserve">with footnotes; more detailed descriptions of considerations and recommendations are provided the in the Results that follow. </w:t>
      </w:r>
    </w:p>
    <w:p w14:paraId="525D6482" w14:textId="77777777" w:rsidR="000805A6" w:rsidRDefault="000805A6">
      <w:pPr>
        <w:rPr>
          <w:b/>
          <w:bCs/>
          <w:i/>
          <w:iCs/>
          <w:sz w:val="20"/>
          <w:szCs w:val="18"/>
        </w:rPr>
      </w:pPr>
      <w:bookmarkStart w:id="36" w:name="_Ref141944808"/>
      <w:r>
        <w:rPr>
          <w:b/>
          <w:bCs/>
        </w:rPr>
        <w:br w:type="page"/>
      </w:r>
    </w:p>
    <w:p w14:paraId="56BFA1CC" w14:textId="39A036A7" w:rsidR="001C13D4" w:rsidRPr="00C63F85" w:rsidRDefault="001C13D4" w:rsidP="001C13D4">
      <w:pPr>
        <w:pStyle w:val="Caption"/>
        <w:rPr>
          <w:rFonts w:cs="Times New Roman"/>
          <w:sz w:val="24"/>
          <w:szCs w:val="24"/>
        </w:rPr>
      </w:pPr>
      <w:bookmarkStart w:id="37" w:name="_Ref142566021"/>
      <w:r w:rsidRPr="001C13D4">
        <w:rPr>
          <w:b/>
          <w:bCs/>
        </w:rPr>
        <w:lastRenderedPageBreak/>
        <w:t xml:space="preserve">Table </w:t>
      </w:r>
      <w:r w:rsidRPr="001C13D4">
        <w:rPr>
          <w:b/>
          <w:bCs/>
        </w:rPr>
        <w:fldChar w:fldCharType="begin"/>
      </w:r>
      <w:r w:rsidRPr="001C13D4">
        <w:rPr>
          <w:b/>
          <w:bCs/>
        </w:rPr>
        <w:instrText xml:space="preserve"> SEQ Table \* ARABIC </w:instrText>
      </w:r>
      <w:r w:rsidRPr="001C13D4">
        <w:rPr>
          <w:b/>
          <w:bCs/>
        </w:rPr>
        <w:fldChar w:fldCharType="separate"/>
      </w:r>
      <w:r w:rsidRPr="001C13D4">
        <w:rPr>
          <w:b/>
          <w:bCs/>
          <w:noProof/>
        </w:rPr>
        <w:t>3</w:t>
      </w:r>
      <w:r w:rsidRPr="001C13D4">
        <w:rPr>
          <w:b/>
          <w:bCs/>
        </w:rPr>
        <w:fldChar w:fldCharType="end"/>
      </w:r>
      <w:bookmarkEnd w:id="36"/>
      <w:bookmarkEnd w:id="37"/>
      <w:r w:rsidRPr="001C13D4">
        <w:rPr>
          <w:b/>
          <w:bCs/>
        </w:rPr>
        <w:t>.</w:t>
      </w:r>
      <w:r>
        <w:t xml:space="preserve"> </w:t>
      </w:r>
      <w:commentRangeStart w:id="38"/>
      <w:commentRangeStart w:id="39"/>
      <w:commentRangeStart w:id="40"/>
      <w:r w:rsidR="00916C1C">
        <w:t>Summary of recommendations for IPTDS in the Snake River basin.</w:t>
      </w:r>
      <w:commentRangeEnd w:id="38"/>
      <w:r w:rsidR="00D757F8">
        <w:rPr>
          <w:rStyle w:val="CommentReference"/>
          <w:i w:val="0"/>
          <w:iCs w:val="0"/>
        </w:rPr>
        <w:commentReference w:id="38"/>
      </w:r>
      <w:commentRangeEnd w:id="39"/>
      <w:r w:rsidR="00D757F8">
        <w:rPr>
          <w:rStyle w:val="CommentReference"/>
          <w:i w:val="0"/>
          <w:iCs w:val="0"/>
        </w:rPr>
        <w:commentReference w:id="39"/>
      </w:r>
      <w:commentRangeEnd w:id="40"/>
      <w:r w:rsidR="009F78D4">
        <w:rPr>
          <w:rStyle w:val="CommentReference"/>
          <w:i w:val="0"/>
          <w:iCs w:val="0"/>
        </w:rPr>
        <w:commentReference w:id="40"/>
      </w:r>
    </w:p>
    <w:tbl>
      <w:tblPr>
        <w:tblStyle w:val="GridTable4-Accent3"/>
        <w:tblW w:w="9355" w:type="dxa"/>
        <w:jc w:val="center"/>
        <w:tblCellMar>
          <w:top w:w="58" w:type="dxa"/>
          <w:bottom w:w="58" w:type="dxa"/>
        </w:tblCellMar>
        <w:tblLook w:val="04A0" w:firstRow="1" w:lastRow="0" w:firstColumn="1" w:lastColumn="0" w:noHBand="0" w:noVBand="1"/>
      </w:tblPr>
      <w:tblGrid>
        <w:gridCol w:w="3865"/>
        <w:gridCol w:w="5490"/>
      </w:tblGrid>
      <w:tr w:rsidR="001C13D4" w:rsidRPr="00614D2A" w14:paraId="4D7D6FB6" w14:textId="77777777" w:rsidTr="008267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B560146" w14:textId="109379E7" w:rsidR="001C13D4" w:rsidRPr="00614D2A" w:rsidRDefault="001C13D4" w:rsidP="00E51CA8">
            <w:pPr>
              <w:contextualSpacing/>
              <w:jc w:val="center"/>
              <w:rPr>
                <w:rFonts w:cs="Times New Roman"/>
                <w:color w:val="auto"/>
                <w:sz w:val="20"/>
                <w:szCs w:val="20"/>
              </w:rPr>
            </w:pPr>
            <w:r w:rsidRPr="00614D2A">
              <w:rPr>
                <w:rFonts w:cs="Times New Roman"/>
                <w:color w:val="auto"/>
                <w:sz w:val="20"/>
                <w:szCs w:val="20"/>
              </w:rPr>
              <w:t>Category</w:t>
            </w:r>
          </w:p>
        </w:tc>
        <w:tc>
          <w:tcPr>
            <w:tcW w:w="5490" w:type="dxa"/>
            <w:vAlign w:val="center"/>
          </w:tcPr>
          <w:p w14:paraId="3D7BB28C" w14:textId="2DEE21DC" w:rsidR="001C13D4" w:rsidRPr="00614D2A" w:rsidRDefault="001C13D4" w:rsidP="00E51CA8">
            <w:pPr>
              <w:contextualSpacing/>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614D2A">
              <w:rPr>
                <w:rFonts w:cs="Times New Roman"/>
                <w:color w:val="auto"/>
                <w:sz w:val="20"/>
                <w:szCs w:val="20"/>
              </w:rPr>
              <w:t>Sites</w:t>
            </w:r>
          </w:p>
        </w:tc>
      </w:tr>
      <w:tr w:rsidR="001C13D4" w:rsidRPr="001E01B6" w14:paraId="42FF3A5D"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185E392" w14:textId="457440CB" w:rsidR="001C13D4" w:rsidRPr="00614D2A" w:rsidRDefault="001C13D4" w:rsidP="00826734">
            <w:pPr>
              <w:contextualSpacing/>
              <w:rPr>
                <w:rFonts w:cs="Times New Roman"/>
                <w:b w:val="0"/>
                <w:bCs w:val="0"/>
                <w:sz w:val="20"/>
                <w:szCs w:val="20"/>
              </w:rPr>
            </w:pPr>
            <w:r w:rsidRPr="00614D2A">
              <w:rPr>
                <w:rFonts w:cs="Times New Roman"/>
                <w:sz w:val="20"/>
                <w:szCs w:val="20"/>
              </w:rPr>
              <w:t>Continue funding</w:t>
            </w:r>
            <w:r w:rsidR="00E51CA8" w:rsidRPr="00614D2A">
              <w:rPr>
                <w:rFonts w:cs="Times New Roman"/>
                <w:sz w:val="20"/>
                <w:szCs w:val="20"/>
              </w:rPr>
              <w:t>:</w:t>
            </w:r>
            <w:r w:rsidR="00E51CA8" w:rsidRPr="00614D2A">
              <w:rPr>
                <w:rFonts w:cs="Times New Roman"/>
                <w:b w:val="0"/>
                <w:bCs w:val="0"/>
                <w:sz w:val="20"/>
                <w:szCs w:val="20"/>
              </w:rPr>
              <w:t xml:space="preserve"> Sites currently funded under the IPTDS O&amp;M project in which continued funding is recommended</w:t>
            </w:r>
            <w:r w:rsidR="003520D5">
              <w:rPr>
                <w:rFonts w:cs="Times New Roman"/>
                <w:b w:val="0"/>
                <w:bCs w:val="0"/>
                <w:sz w:val="20"/>
                <w:szCs w:val="20"/>
              </w:rPr>
              <w:t>.</w:t>
            </w:r>
          </w:p>
        </w:tc>
        <w:tc>
          <w:tcPr>
            <w:tcW w:w="5490" w:type="dxa"/>
            <w:vAlign w:val="center"/>
          </w:tcPr>
          <w:p w14:paraId="1FEE221B" w14:textId="00E78C26" w:rsidR="001C13D4" w:rsidRPr="00614D2A" w:rsidRDefault="001C13D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w:t>
            </w:r>
            <w:r w:rsidR="009B6ED0" w:rsidRPr="00614D2A">
              <w:rPr>
                <w:rFonts w:cs="Times New Roman"/>
                <w:sz w:val="20"/>
                <w:szCs w:val="20"/>
              </w:rPr>
              <w:t>HYC, LLR, LRW,</w:t>
            </w:r>
            <w:r w:rsidR="005A21C7" w:rsidRPr="00614D2A">
              <w:rPr>
                <w:rFonts w:cs="Times New Roman"/>
                <w:sz w:val="20"/>
                <w:szCs w:val="20"/>
              </w:rPr>
              <w:t xml:space="preserve"> KRS (or ESS)</w:t>
            </w:r>
            <w:bookmarkStart w:id="41" w:name="_Ref141944055"/>
            <w:r w:rsidR="007A739C" w:rsidRPr="00614D2A">
              <w:rPr>
                <w:rStyle w:val="FootnoteReference"/>
                <w:rFonts w:cs="Times New Roman"/>
                <w:sz w:val="20"/>
                <w:szCs w:val="20"/>
              </w:rPr>
              <w:footnoteReference w:id="5"/>
            </w:r>
            <w:bookmarkEnd w:id="41"/>
            <w:r w:rsidR="005A21C7" w:rsidRPr="00614D2A">
              <w:rPr>
                <w:rFonts w:cs="Times New Roman"/>
                <w:sz w:val="20"/>
                <w:szCs w:val="20"/>
              </w:rPr>
              <w:t>,</w:t>
            </w:r>
            <w:r w:rsidR="009B6ED0" w:rsidRPr="00614D2A">
              <w:rPr>
                <w:rFonts w:cs="Times New Roman"/>
                <w:sz w:val="20"/>
                <w:szCs w:val="20"/>
              </w:rPr>
              <w:t xml:space="preserve"> MAR, NFS, TAY, USE, VC2, ZEN</w:t>
            </w:r>
          </w:p>
          <w:p w14:paraId="3037420A" w14:textId="7777777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0AA5096C" w14:textId="737C6F0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LC1, LC2</w:t>
            </w:r>
            <w:r w:rsidRPr="00614D2A">
              <w:rPr>
                <w:rStyle w:val="FootnoteReference"/>
                <w:rFonts w:cs="Times New Roman"/>
                <w:sz w:val="20"/>
                <w:szCs w:val="20"/>
              </w:rPr>
              <w:footnoteReference w:id="6"/>
            </w:r>
            <w:r w:rsidRPr="00614D2A">
              <w:rPr>
                <w:rFonts w:cs="Times New Roman"/>
                <w:sz w:val="20"/>
                <w:szCs w:val="20"/>
              </w:rPr>
              <w:t>, LRL, LRU, SC1</w:t>
            </w:r>
            <w:bookmarkStart w:id="42" w:name="_Ref141944315"/>
            <w:r w:rsidR="00E51CA8" w:rsidRPr="00614D2A">
              <w:rPr>
                <w:rStyle w:val="FootnoteReference"/>
                <w:rFonts w:cs="Times New Roman"/>
                <w:sz w:val="20"/>
                <w:szCs w:val="20"/>
              </w:rPr>
              <w:footnoteReference w:id="7"/>
            </w:r>
            <w:bookmarkEnd w:id="42"/>
            <w:r w:rsidR="007A739C" w:rsidRPr="00614D2A">
              <w:rPr>
                <w:rFonts w:cs="Times New Roman"/>
                <w:sz w:val="20"/>
                <w:szCs w:val="20"/>
              </w:rPr>
              <w:t>, SC2 (or CRA)</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_Ref141944315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7A739C" w:rsidRPr="00614D2A">
              <w:rPr>
                <w:rFonts w:cs="Times New Roman"/>
                <w:sz w:val="20"/>
                <w:szCs w:val="20"/>
                <w:vertAlign w:val="superscript"/>
              </w:rPr>
              <w:t>7</w:t>
            </w:r>
            <w:r w:rsidR="007A739C" w:rsidRPr="00614D2A">
              <w:rPr>
                <w:rFonts w:cs="Times New Roman"/>
                <w:sz w:val="20"/>
                <w:szCs w:val="20"/>
                <w:vertAlign w:val="superscript"/>
              </w:rPr>
              <w:fldChar w:fldCharType="end"/>
            </w:r>
          </w:p>
          <w:p w14:paraId="2AD826DB"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3EF67FB5" w14:textId="43284C03"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roofErr w:type="spellStart"/>
            <w:r w:rsidRPr="00614D2A">
              <w:rPr>
                <w:rFonts w:cs="Times New Roman"/>
                <w:b/>
                <w:bCs/>
                <w:sz w:val="20"/>
                <w:szCs w:val="20"/>
                <w:lang w:val="es-ES"/>
              </w:rPr>
              <w:t>Imnaha</w:t>
            </w:r>
            <w:proofErr w:type="spellEnd"/>
            <w:r w:rsidRPr="00614D2A">
              <w:rPr>
                <w:rFonts w:cs="Times New Roman"/>
                <w:b/>
                <w:bCs/>
                <w:sz w:val="20"/>
                <w:szCs w:val="20"/>
                <w:lang w:val="es-ES"/>
              </w:rPr>
              <w:t>:</w:t>
            </w:r>
            <w:r w:rsidRPr="00614D2A">
              <w:rPr>
                <w:rFonts w:cs="Times New Roman"/>
                <w:sz w:val="20"/>
                <w:szCs w:val="20"/>
                <w:lang w:val="es-ES"/>
              </w:rPr>
              <w:t xml:space="preserve"> IR1</w:t>
            </w:r>
            <w:bookmarkStart w:id="43" w:name="_Ref141943648"/>
            <w:r w:rsidRPr="00614D2A">
              <w:rPr>
                <w:rStyle w:val="FootnoteReference"/>
                <w:rFonts w:cs="Times New Roman"/>
                <w:sz w:val="20"/>
                <w:szCs w:val="20"/>
              </w:rPr>
              <w:footnoteReference w:id="8"/>
            </w:r>
            <w:bookmarkEnd w:id="43"/>
          </w:p>
          <w:p w14:paraId="14226270"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
          <w:p w14:paraId="48781D0C" w14:textId="1A64C221" w:rsidR="00E51CA8" w:rsidRPr="00F14E97"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F14E97">
              <w:rPr>
                <w:rFonts w:cs="Times New Roman"/>
                <w:b/>
                <w:bCs/>
                <w:sz w:val="20"/>
                <w:szCs w:val="20"/>
                <w:lang w:val="fr-FR"/>
              </w:rPr>
              <w:t xml:space="preserve">Grande </w:t>
            </w:r>
            <w:proofErr w:type="gramStart"/>
            <w:r w:rsidRPr="00F14E97">
              <w:rPr>
                <w:rFonts w:cs="Times New Roman"/>
                <w:b/>
                <w:bCs/>
                <w:sz w:val="20"/>
                <w:szCs w:val="20"/>
                <w:lang w:val="fr-FR"/>
              </w:rPr>
              <w:t>Ronde:</w:t>
            </w:r>
            <w:proofErr w:type="gramEnd"/>
            <w:r w:rsidRPr="00F14E97">
              <w:rPr>
                <w:rFonts w:cs="Times New Roman"/>
                <w:sz w:val="20"/>
                <w:szCs w:val="20"/>
                <w:lang w:val="fr-FR"/>
              </w:rPr>
              <w:t xml:space="preserve"> JOC, UGR, WR1</w:t>
            </w:r>
            <w:r w:rsidR="00F14E97" w:rsidRPr="00F14E97">
              <w:rPr>
                <w:rFonts w:cs="Times New Roman"/>
                <w:sz w:val="20"/>
                <w:szCs w:val="20"/>
                <w:lang w:val="fr-FR"/>
              </w:rPr>
              <w:t xml:space="preserve"> (</w:t>
            </w:r>
            <w:r w:rsidR="00F14E97">
              <w:rPr>
                <w:rFonts w:cs="Times New Roman"/>
                <w:sz w:val="20"/>
                <w:szCs w:val="20"/>
                <w:lang w:val="fr-FR"/>
              </w:rPr>
              <w:t>or MR1 or WR2)</w:t>
            </w:r>
            <w:bookmarkStart w:id="44" w:name="_Ref142575239"/>
            <w:r w:rsidR="00CB6F14">
              <w:rPr>
                <w:rStyle w:val="FootnoteReference"/>
                <w:rFonts w:cs="Times New Roman"/>
                <w:sz w:val="20"/>
                <w:szCs w:val="20"/>
                <w:lang w:val="fr-FR"/>
              </w:rPr>
              <w:footnoteReference w:id="9"/>
            </w:r>
            <w:bookmarkEnd w:id="44"/>
          </w:p>
        </w:tc>
      </w:tr>
      <w:tr w:rsidR="001C13D4" w:rsidRPr="00614D2A" w14:paraId="2286E48C"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60338490" w14:textId="05280F3C" w:rsidR="001C13D4" w:rsidRPr="00614D2A" w:rsidRDefault="00E51CA8" w:rsidP="00826734">
            <w:pPr>
              <w:contextualSpacing/>
              <w:rPr>
                <w:rFonts w:cs="Times New Roman"/>
                <w:b w:val="0"/>
                <w:bCs w:val="0"/>
                <w:sz w:val="20"/>
                <w:szCs w:val="20"/>
              </w:rPr>
            </w:pPr>
            <w:r w:rsidRPr="00614D2A">
              <w:rPr>
                <w:rFonts w:cs="Times New Roman"/>
                <w:sz w:val="20"/>
                <w:szCs w:val="20"/>
              </w:rPr>
              <w:t>Existing IPTDS to add:</w:t>
            </w:r>
            <w:r w:rsidRPr="00614D2A">
              <w:rPr>
                <w:rFonts w:cs="Times New Roman"/>
                <w:b w:val="0"/>
                <w:bCs w:val="0"/>
                <w:sz w:val="20"/>
                <w:szCs w:val="20"/>
              </w:rPr>
              <w:t xml:space="preserve"> Existing IPTDS which should be considered for funding under the IPTDS O&amp;M project</w:t>
            </w:r>
            <w:r w:rsidR="003520D5">
              <w:rPr>
                <w:rFonts w:cs="Times New Roman"/>
                <w:b w:val="0"/>
                <w:bCs w:val="0"/>
                <w:sz w:val="20"/>
                <w:szCs w:val="20"/>
              </w:rPr>
              <w:t xml:space="preserve"> to ensure long-term monitoring.</w:t>
            </w:r>
          </w:p>
        </w:tc>
        <w:tc>
          <w:tcPr>
            <w:tcW w:w="5490" w:type="dxa"/>
            <w:vAlign w:val="center"/>
          </w:tcPr>
          <w:p w14:paraId="4C560DD7" w14:textId="76DB05CE" w:rsidR="00235B59" w:rsidRP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b/>
                <w:bCs/>
                <w:sz w:val="20"/>
                <w:szCs w:val="20"/>
              </w:rPr>
              <w:t>Salmon</w:t>
            </w:r>
            <w:r w:rsidRPr="00614D2A">
              <w:rPr>
                <w:rFonts w:cs="Times New Roman"/>
                <w:b/>
                <w:bCs/>
                <w:sz w:val="20"/>
                <w:szCs w:val="20"/>
              </w:rPr>
              <w:t>:</w:t>
            </w:r>
            <w:r w:rsidRPr="00614D2A">
              <w:rPr>
                <w:rFonts w:cs="Times New Roman"/>
                <w:sz w:val="20"/>
                <w:szCs w:val="20"/>
              </w:rPr>
              <w:t xml:space="preserve"> </w:t>
            </w:r>
            <w:r>
              <w:rPr>
                <w:rFonts w:cs="Times New Roman"/>
                <w:sz w:val="20"/>
                <w:szCs w:val="20"/>
              </w:rPr>
              <w:t>PCA</w:t>
            </w:r>
          </w:p>
          <w:p w14:paraId="0F7C0372" w14:textId="77777777" w:rsid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b/>
                <w:bCs/>
                <w:sz w:val="20"/>
                <w:szCs w:val="20"/>
              </w:rPr>
            </w:pPr>
          </w:p>
          <w:p w14:paraId="03CC986A" w14:textId="3EC465A3" w:rsidR="001C13D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JUL, LAP, </w:t>
            </w:r>
            <w:r w:rsidRPr="00614D2A">
              <w:rPr>
                <w:rFonts w:cs="Times New Roman"/>
                <w:sz w:val="20"/>
                <w:szCs w:val="20"/>
                <w:u w:val="single"/>
              </w:rPr>
              <w:t>or</w:t>
            </w:r>
            <w:r w:rsidRPr="00614D2A">
              <w:rPr>
                <w:rFonts w:cs="Times New Roman"/>
                <w:sz w:val="20"/>
                <w:szCs w:val="20"/>
              </w:rPr>
              <w:t xml:space="preserve"> LAW</w:t>
            </w:r>
            <w:r w:rsidRPr="00614D2A">
              <w:rPr>
                <w:rStyle w:val="FootnoteReference"/>
                <w:rFonts w:cs="Times New Roman"/>
                <w:sz w:val="20"/>
                <w:szCs w:val="20"/>
              </w:rPr>
              <w:footnoteReference w:id="10"/>
            </w:r>
          </w:p>
          <w:p w14:paraId="23B34108"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47F846C" w14:textId="2B371D6B" w:rsidR="00235B59" w:rsidRPr="00614D2A" w:rsidRDefault="00235B59" w:rsidP="00235B59">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Grande Ronde:</w:t>
            </w:r>
            <w:r w:rsidRPr="00614D2A">
              <w:rPr>
                <w:rFonts w:cs="Times New Roman"/>
                <w:sz w:val="20"/>
                <w:szCs w:val="20"/>
              </w:rPr>
              <w:t xml:space="preserve"> MR1</w:t>
            </w:r>
            <w:r w:rsidR="005A4831">
              <w:rPr>
                <w:rFonts w:cs="Times New Roman"/>
                <w:sz w:val="20"/>
                <w:szCs w:val="20"/>
              </w:rPr>
              <w:t xml:space="preserve"> or</w:t>
            </w:r>
            <w:r w:rsidRPr="00614D2A">
              <w:rPr>
                <w:rFonts w:cs="Times New Roman"/>
                <w:sz w:val="20"/>
                <w:szCs w:val="20"/>
              </w:rPr>
              <w:t xml:space="preserve"> </w:t>
            </w:r>
            <w:r w:rsidR="009F586C">
              <w:rPr>
                <w:rFonts w:cs="Times New Roman"/>
                <w:sz w:val="20"/>
                <w:szCs w:val="20"/>
              </w:rPr>
              <w:t>WR2</w:t>
            </w:r>
            <w:r w:rsidR="00CB6F14" w:rsidRPr="00CB6F14">
              <w:rPr>
                <w:rFonts w:cs="Times New Roman"/>
                <w:sz w:val="20"/>
                <w:szCs w:val="20"/>
                <w:vertAlign w:val="superscript"/>
              </w:rPr>
              <w:fldChar w:fldCharType="begin"/>
            </w:r>
            <w:r w:rsidR="00CB6F14" w:rsidRPr="00CB6F14">
              <w:rPr>
                <w:rFonts w:cs="Times New Roman"/>
                <w:sz w:val="20"/>
                <w:szCs w:val="20"/>
                <w:vertAlign w:val="superscript"/>
              </w:rPr>
              <w:instrText xml:space="preserve"> NOTEREF _Ref142575239 \h </w:instrText>
            </w:r>
            <w:r w:rsidR="00CB6F14">
              <w:rPr>
                <w:rFonts w:cs="Times New Roman"/>
                <w:sz w:val="20"/>
                <w:szCs w:val="20"/>
                <w:vertAlign w:val="superscript"/>
              </w:rPr>
              <w:instrText xml:space="preserve"> \* MERGEFORMAT </w:instrText>
            </w:r>
            <w:r w:rsidR="00CB6F14" w:rsidRPr="00CB6F14">
              <w:rPr>
                <w:rFonts w:cs="Times New Roman"/>
                <w:sz w:val="20"/>
                <w:szCs w:val="20"/>
                <w:vertAlign w:val="superscript"/>
              </w:rPr>
            </w:r>
            <w:r w:rsidR="00CB6F14" w:rsidRPr="00CB6F14">
              <w:rPr>
                <w:rFonts w:cs="Times New Roman"/>
                <w:sz w:val="20"/>
                <w:szCs w:val="20"/>
                <w:vertAlign w:val="superscript"/>
              </w:rPr>
              <w:fldChar w:fldCharType="separate"/>
            </w:r>
            <w:r w:rsidR="00CB6F14" w:rsidRPr="00CB6F14">
              <w:rPr>
                <w:rFonts w:cs="Times New Roman"/>
                <w:sz w:val="20"/>
                <w:szCs w:val="20"/>
                <w:vertAlign w:val="superscript"/>
              </w:rPr>
              <w:t>9</w:t>
            </w:r>
            <w:r w:rsidR="00CB6F14" w:rsidRPr="00CB6F14">
              <w:rPr>
                <w:rFonts w:cs="Times New Roman"/>
                <w:sz w:val="20"/>
                <w:szCs w:val="20"/>
                <w:vertAlign w:val="superscript"/>
              </w:rPr>
              <w:fldChar w:fldCharType="end"/>
            </w:r>
            <w:r w:rsidR="007D543C">
              <w:rPr>
                <w:rFonts w:cs="Times New Roman"/>
                <w:sz w:val="20"/>
                <w:szCs w:val="20"/>
              </w:rPr>
              <w:t xml:space="preserve">, </w:t>
            </w:r>
            <w:r w:rsidRPr="00614D2A">
              <w:rPr>
                <w:rFonts w:cs="Times New Roman"/>
                <w:sz w:val="20"/>
                <w:szCs w:val="20"/>
              </w:rPr>
              <w:t>WEN</w:t>
            </w:r>
          </w:p>
          <w:p w14:paraId="24177AAA"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3717449" w14:textId="3E4679DE"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ACM, LTR</w:t>
            </w:r>
            <w:r w:rsidRPr="00614D2A">
              <w:rPr>
                <w:rStyle w:val="FootnoteReference"/>
                <w:rFonts w:cs="Times New Roman"/>
                <w:sz w:val="20"/>
                <w:szCs w:val="20"/>
              </w:rPr>
              <w:footnoteReference w:id="11"/>
            </w:r>
          </w:p>
        </w:tc>
      </w:tr>
      <w:tr w:rsidR="001C13D4" w:rsidRPr="00614D2A" w14:paraId="02CEB8D7"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2BFA8209" w14:textId="6CDD3547" w:rsidR="001C13D4" w:rsidRPr="00614D2A" w:rsidRDefault="00E51CA8" w:rsidP="00826734">
            <w:pPr>
              <w:contextualSpacing/>
              <w:rPr>
                <w:rFonts w:cs="Times New Roman"/>
                <w:b w:val="0"/>
                <w:bCs w:val="0"/>
                <w:sz w:val="20"/>
                <w:szCs w:val="20"/>
              </w:rPr>
            </w:pPr>
            <w:r w:rsidRPr="00614D2A">
              <w:rPr>
                <w:rFonts w:cs="Times New Roman"/>
                <w:sz w:val="20"/>
                <w:szCs w:val="20"/>
              </w:rPr>
              <w:t>Proposed IPTDS:</w:t>
            </w:r>
            <w:r w:rsidRPr="00614D2A">
              <w:rPr>
                <w:rFonts w:cs="Times New Roman"/>
                <w:b w:val="0"/>
                <w:bCs w:val="0"/>
                <w:sz w:val="20"/>
                <w:szCs w:val="20"/>
              </w:rPr>
              <w:t xml:space="preserve"> New IPTDS sites which would provide necessary status and trends monitoring</w:t>
            </w:r>
            <w:r w:rsidR="003520D5">
              <w:rPr>
                <w:rFonts w:cs="Times New Roman"/>
                <w:b w:val="0"/>
                <w:bCs w:val="0"/>
                <w:sz w:val="20"/>
                <w:szCs w:val="20"/>
              </w:rPr>
              <w:t>.</w:t>
            </w:r>
          </w:p>
        </w:tc>
        <w:tc>
          <w:tcPr>
            <w:tcW w:w="5490" w:type="dxa"/>
            <w:vAlign w:val="center"/>
          </w:tcPr>
          <w:p w14:paraId="6DE90504" w14:textId="5905D7BE" w:rsidR="001C13D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1) lower East Fork Salmon River or Morgan Creek</w:t>
            </w:r>
            <w:r w:rsidR="005A21C7" w:rsidRPr="00614D2A">
              <w:rPr>
                <w:rStyle w:val="FootnoteReference"/>
                <w:rFonts w:cs="Times New Roman"/>
                <w:sz w:val="20"/>
                <w:szCs w:val="20"/>
              </w:rPr>
              <w:footnoteReference w:id="12"/>
            </w:r>
            <w:r w:rsidRPr="00614D2A">
              <w:rPr>
                <w:rFonts w:cs="Times New Roman"/>
                <w:sz w:val="20"/>
                <w:szCs w:val="20"/>
              </w:rPr>
              <w:t xml:space="preserve">, 2) Chamberlain Creek, </w:t>
            </w:r>
            <w:r w:rsidR="007A739C" w:rsidRPr="00614D2A">
              <w:rPr>
                <w:rFonts w:cs="Times New Roman"/>
                <w:sz w:val="20"/>
                <w:szCs w:val="20"/>
              </w:rPr>
              <w:t xml:space="preserve">and 3) </w:t>
            </w:r>
            <w:r w:rsidRPr="00614D2A">
              <w:rPr>
                <w:rFonts w:cs="Times New Roman"/>
                <w:sz w:val="20"/>
                <w:szCs w:val="20"/>
              </w:rPr>
              <w:t>SRLSR-s steelhead population</w:t>
            </w:r>
            <w:r w:rsidR="005A21C7" w:rsidRPr="00614D2A">
              <w:rPr>
                <w:rStyle w:val="FootnoteReference"/>
                <w:rFonts w:cs="Times New Roman"/>
                <w:sz w:val="20"/>
                <w:szCs w:val="20"/>
              </w:rPr>
              <w:footnoteReference w:id="13"/>
            </w:r>
          </w:p>
          <w:p w14:paraId="31B58266" w14:textId="77777777"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445B6F6E" w14:textId="28861313"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 site in </w:t>
            </w:r>
            <w:proofErr w:type="spellStart"/>
            <w:r w:rsidRPr="00614D2A">
              <w:rPr>
                <w:rFonts w:cs="Times New Roman"/>
                <w:sz w:val="20"/>
                <w:szCs w:val="20"/>
              </w:rPr>
              <w:t>Alpowa</w:t>
            </w:r>
            <w:proofErr w:type="spellEnd"/>
            <w:r w:rsidRPr="00614D2A">
              <w:rPr>
                <w:rFonts w:cs="Times New Roman"/>
                <w:sz w:val="20"/>
                <w:szCs w:val="20"/>
              </w:rPr>
              <w:t xml:space="preserve"> Creek</w:t>
            </w:r>
          </w:p>
        </w:tc>
      </w:tr>
      <w:tr w:rsidR="001C13D4" w:rsidRPr="001E01B6" w14:paraId="56D8D1FF"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F95B678" w14:textId="7D51E5BE" w:rsidR="001C13D4" w:rsidRPr="00614D2A" w:rsidRDefault="00E51CA8" w:rsidP="00826734">
            <w:pPr>
              <w:contextualSpacing/>
              <w:rPr>
                <w:rFonts w:cs="Times New Roman"/>
                <w:b w:val="0"/>
                <w:bCs w:val="0"/>
                <w:sz w:val="20"/>
                <w:szCs w:val="20"/>
              </w:rPr>
            </w:pPr>
            <w:r w:rsidRPr="00614D2A">
              <w:rPr>
                <w:rFonts w:cs="Times New Roman"/>
                <w:sz w:val="20"/>
                <w:szCs w:val="20"/>
              </w:rPr>
              <w:t>Candidates for removal:</w:t>
            </w:r>
            <w:r w:rsidRPr="00614D2A">
              <w:rPr>
                <w:rFonts w:cs="Times New Roman"/>
                <w:b w:val="0"/>
                <w:bCs w:val="0"/>
                <w:sz w:val="20"/>
                <w:szCs w:val="20"/>
              </w:rPr>
              <w:t xml:space="preserve"> IPTDS sites currently funded under the IPTDS O&amp;M project whose data are not integral </w:t>
            </w:r>
            <w:r w:rsidR="00826734" w:rsidRPr="00614D2A">
              <w:rPr>
                <w:rFonts w:cs="Times New Roman"/>
                <w:b w:val="0"/>
                <w:bCs w:val="0"/>
                <w:sz w:val="20"/>
                <w:szCs w:val="20"/>
              </w:rPr>
              <w:t>for minimum status and trends monitoring</w:t>
            </w:r>
            <w:r w:rsidR="003520D5">
              <w:rPr>
                <w:rFonts w:cs="Times New Roman"/>
                <w:b w:val="0"/>
                <w:bCs w:val="0"/>
                <w:sz w:val="20"/>
                <w:szCs w:val="20"/>
              </w:rPr>
              <w:t>.</w:t>
            </w:r>
          </w:p>
        </w:tc>
        <w:tc>
          <w:tcPr>
            <w:tcW w:w="5490" w:type="dxa"/>
            <w:vAlign w:val="center"/>
          </w:tcPr>
          <w:p w14:paraId="7964B2FC" w14:textId="07BC47EC" w:rsidR="001C13D4" w:rsidRPr="00614D2A"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BHC, BTL, CAC,</w:t>
            </w:r>
            <w:r w:rsidR="007A739C" w:rsidRPr="00614D2A">
              <w:rPr>
                <w:rFonts w:cs="Times New Roman"/>
                <w:sz w:val="20"/>
                <w:szCs w:val="20"/>
              </w:rPr>
              <w:t xml:space="preserve"> ESS (or KRS)</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_Ref141944055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7A739C" w:rsidRPr="00614D2A">
              <w:rPr>
                <w:rFonts w:cs="Times New Roman"/>
                <w:sz w:val="20"/>
                <w:szCs w:val="20"/>
                <w:vertAlign w:val="superscript"/>
              </w:rPr>
              <w:t>5</w:t>
            </w:r>
            <w:r w:rsidR="007A739C" w:rsidRPr="00614D2A">
              <w:rPr>
                <w:rFonts w:cs="Times New Roman"/>
                <w:sz w:val="20"/>
                <w:szCs w:val="20"/>
                <w:vertAlign w:val="superscript"/>
              </w:rPr>
              <w:fldChar w:fldCharType="end"/>
            </w:r>
            <w:r w:rsidR="007A739C" w:rsidRPr="00614D2A">
              <w:rPr>
                <w:rFonts w:cs="Times New Roman"/>
                <w:sz w:val="20"/>
                <w:szCs w:val="20"/>
              </w:rPr>
              <w:t>,</w:t>
            </w:r>
            <w:r w:rsidRPr="00614D2A">
              <w:rPr>
                <w:rFonts w:cs="Times New Roman"/>
                <w:sz w:val="20"/>
                <w:szCs w:val="20"/>
              </w:rPr>
              <w:t xml:space="preserve"> LLS, SFG, USI</w:t>
            </w:r>
          </w:p>
          <w:p w14:paraId="5D1FDD42" w14:textId="2A78137B" w:rsidR="007A739C" w:rsidRPr="00614D2A"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B06307E" w14:textId="388C0BD5" w:rsidR="005A21C7"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vertAlign w:val="superscript"/>
              </w:rPr>
            </w:pPr>
            <w:r w:rsidRPr="00614D2A">
              <w:rPr>
                <w:rFonts w:cs="Times New Roman"/>
                <w:b/>
                <w:bCs/>
                <w:sz w:val="20"/>
                <w:szCs w:val="20"/>
              </w:rPr>
              <w:t>Clearwater:</w:t>
            </w:r>
            <w:r w:rsidRPr="00614D2A">
              <w:rPr>
                <w:rFonts w:cs="Times New Roman"/>
                <w:sz w:val="20"/>
                <w:szCs w:val="20"/>
              </w:rPr>
              <w:t xml:space="preserve"> CRA (or SC2)</w:t>
            </w:r>
            <w:r w:rsidRPr="00614D2A">
              <w:rPr>
                <w:rFonts w:cs="Times New Roman"/>
                <w:sz w:val="20"/>
                <w:szCs w:val="20"/>
                <w:vertAlign w:val="superscript"/>
              </w:rPr>
              <w:fldChar w:fldCharType="begin"/>
            </w:r>
            <w:r w:rsidRPr="00614D2A">
              <w:rPr>
                <w:rFonts w:cs="Times New Roman"/>
                <w:sz w:val="20"/>
                <w:szCs w:val="20"/>
                <w:vertAlign w:val="superscript"/>
              </w:rPr>
              <w:instrText xml:space="preserve"> NOTEREF _Ref141944315 \h  \* MERGEFORMAT </w:instrText>
            </w:r>
            <w:r w:rsidRPr="00614D2A">
              <w:rPr>
                <w:rFonts w:cs="Times New Roman"/>
                <w:sz w:val="20"/>
                <w:szCs w:val="20"/>
                <w:vertAlign w:val="superscript"/>
              </w:rPr>
            </w:r>
            <w:r w:rsidRPr="00614D2A">
              <w:rPr>
                <w:rFonts w:cs="Times New Roman"/>
                <w:sz w:val="20"/>
                <w:szCs w:val="20"/>
                <w:vertAlign w:val="superscript"/>
              </w:rPr>
              <w:fldChar w:fldCharType="separate"/>
            </w:r>
            <w:r w:rsidRPr="00614D2A">
              <w:rPr>
                <w:rFonts w:cs="Times New Roman"/>
                <w:sz w:val="20"/>
                <w:szCs w:val="20"/>
                <w:vertAlign w:val="superscript"/>
              </w:rPr>
              <w:t>7</w:t>
            </w:r>
            <w:r w:rsidRPr="00614D2A">
              <w:rPr>
                <w:rFonts w:cs="Times New Roman"/>
                <w:sz w:val="20"/>
                <w:szCs w:val="20"/>
                <w:vertAlign w:val="superscript"/>
              </w:rPr>
              <w:fldChar w:fldCharType="end"/>
            </w:r>
          </w:p>
          <w:p w14:paraId="6FAEBF92" w14:textId="77777777" w:rsidR="000805A6" w:rsidRPr="00614D2A" w:rsidRDefault="000805A6"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D85F370" w14:textId="036AF39A" w:rsidR="005A21C7" w:rsidRPr="00C3017F"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3017F">
              <w:rPr>
                <w:rFonts w:cs="Times New Roman"/>
                <w:b/>
                <w:bCs/>
                <w:sz w:val="20"/>
                <w:szCs w:val="20"/>
              </w:rPr>
              <w:t>Imnaha:</w:t>
            </w:r>
            <w:r w:rsidRPr="00C3017F">
              <w:rPr>
                <w:rFonts w:cs="Times New Roman"/>
                <w:sz w:val="20"/>
                <w:szCs w:val="20"/>
              </w:rPr>
              <w:t xml:space="preserve"> BSC, COC, IR2, IR3</w:t>
            </w:r>
            <w:r w:rsidRPr="00614D2A">
              <w:rPr>
                <w:rFonts w:cs="Times New Roman"/>
                <w:sz w:val="20"/>
                <w:szCs w:val="20"/>
                <w:vertAlign w:val="superscript"/>
                <w:lang w:val="es-ES"/>
              </w:rPr>
              <w:fldChar w:fldCharType="begin"/>
            </w:r>
            <w:r w:rsidRPr="00C3017F">
              <w:rPr>
                <w:rFonts w:cs="Times New Roman"/>
                <w:sz w:val="20"/>
                <w:szCs w:val="20"/>
                <w:vertAlign w:val="superscript"/>
              </w:rPr>
              <w:instrText xml:space="preserve"> NOTEREF _Ref141943648 \h  \* MERGEFORMAT </w:instrText>
            </w:r>
            <w:r w:rsidRPr="00614D2A">
              <w:rPr>
                <w:rFonts w:cs="Times New Roman"/>
                <w:sz w:val="20"/>
                <w:szCs w:val="20"/>
                <w:vertAlign w:val="superscript"/>
                <w:lang w:val="es-ES"/>
              </w:rPr>
            </w:r>
            <w:r w:rsidRPr="00614D2A">
              <w:rPr>
                <w:rFonts w:cs="Times New Roman"/>
                <w:sz w:val="20"/>
                <w:szCs w:val="20"/>
                <w:vertAlign w:val="superscript"/>
                <w:lang w:val="es-ES"/>
              </w:rPr>
              <w:fldChar w:fldCharType="separate"/>
            </w:r>
            <w:r w:rsidR="00844F5E" w:rsidRPr="00C3017F">
              <w:rPr>
                <w:rFonts w:cs="Times New Roman"/>
                <w:sz w:val="20"/>
                <w:szCs w:val="20"/>
                <w:vertAlign w:val="superscript"/>
              </w:rPr>
              <w:t>8</w:t>
            </w:r>
            <w:r w:rsidRPr="00614D2A">
              <w:rPr>
                <w:rFonts w:cs="Times New Roman"/>
                <w:sz w:val="20"/>
                <w:szCs w:val="20"/>
                <w:vertAlign w:val="superscript"/>
                <w:lang w:val="es-ES"/>
              </w:rPr>
              <w:fldChar w:fldCharType="end"/>
            </w:r>
          </w:p>
        </w:tc>
      </w:tr>
    </w:tbl>
    <w:p w14:paraId="6463E3EF" w14:textId="77777777" w:rsidR="001C13D4" w:rsidRPr="00C3017F" w:rsidRDefault="001C13D4" w:rsidP="00614D2A">
      <w:pPr>
        <w:spacing w:after="0"/>
        <w:jc w:val="both"/>
        <w:rPr>
          <w:rFonts w:cs="Times New Roman"/>
          <w:b/>
          <w:bCs/>
          <w:i/>
          <w:iCs/>
          <w:sz w:val="24"/>
          <w:szCs w:val="24"/>
        </w:rPr>
      </w:pPr>
    </w:p>
    <w:p w14:paraId="385DBF71" w14:textId="264FF482" w:rsidR="00916C1C" w:rsidRPr="00C3017F" w:rsidRDefault="00916C1C" w:rsidP="00614D2A">
      <w:pPr>
        <w:spacing w:after="0"/>
        <w:rPr>
          <w:rFonts w:cs="Times New Roman"/>
          <w:sz w:val="24"/>
          <w:szCs w:val="24"/>
        </w:rPr>
        <w:sectPr w:rsidR="00916C1C" w:rsidRPr="00C3017F" w:rsidSect="00C63F85">
          <w:footnotePr>
            <w:pos w:val="beneathText"/>
          </w:footnotePr>
          <w:pgSz w:w="12240" w:h="15840" w:code="1"/>
          <w:pgMar w:top="1440" w:right="1440" w:bottom="1440" w:left="1440" w:header="720" w:footer="720" w:gutter="0"/>
          <w:cols w:space="720"/>
          <w:docGrid w:linePitch="360"/>
        </w:sectPr>
      </w:pPr>
    </w:p>
    <w:p w14:paraId="21B8E042" w14:textId="7F144FE5" w:rsidR="00B25FFC" w:rsidRDefault="00887F08" w:rsidP="003627F5">
      <w:pPr>
        <w:pStyle w:val="Heading2"/>
      </w:pPr>
      <w:bookmarkStart w:id="45" w:name="_Toc142907692"/>
      <w:r>
        <w:lastRenderedPageBreak/>
        <w:t xml:space="preserve">Snake River Basin </w:t>
      </w:r>
      <w:r w:rsidR="00B25FFC">
        <w:t>Steelhead</w:t>
      </w:r>
      <w:r>
        <w:t xml:space="preserve"> DPS</w:t>
      </w:r>
      <w:bookmarkEnd w:id="45"/>
    </w:p>
    <w:p w14:paraId="4ED8BFB3" w14:textId="77777777" w:rsidR="008F154B" w:rsidRDefault="00B256E7" w:rsidP="008F154B">
      <w:pPr>
        <w:pStyle w:val="Heading3"/>
      </w:pPr>
      <w:bookmarkStart w:id="46" w:name="_Toc142907693"/>
      <w:r w:rsidRPr="00887F08">
        <w:t>Salmon River MPG</w:t>
      </w:r>
      <w:bookmarkEnd w:id="46"/>
    </w:p>
    <w:p w14:paraId="21199E16" w14:textId="7759E5FB" w:rsidR="00871C23" w:rsidRDefault="00944A33" w:rsidP="008F154B">
      <w:pPr>
        <w:jc w:val="both"/>
      </w:pPr>
      <w:r>
        <w:t>Funding for O&amp;M is currently provided for 17 IPTDS sites within the Salmon River MPG</w:t>
      </w:r>
      <w:r w:rsidR="00015A9A">
        <w:t>. We recommend</w:t>
      </w:r>
      <w:r w:rsidR="00964C56">
        <w:t xml:space="preserve"> the</w:t>
      </w:r>
      <w:r w:rsidR="00015A9A">
        <w:t xml:space="preserve"> continued funding of O&amp;M </w:t>
      </w:r>
      <w:r w:rsidR="00964C56">
        <w:t>for</w:t>
      </w:r>
      <w:r w:rsidR="00015A9A">
        <w:t xml:space="preserve"> 10 sites currently </w:t>
      </w:r>
      <w:r w:rsidR="00024908">
        <w:t>funded under the project</w:t>
      </w:r>
      <w:r w:rsidR="0070086B">
        <w:t>, adding one existing site (PCA) to ensure long-term monitoring of the SRPAN-s population</w:t>
      </w:r>
      <w:r w:rsidR="00871C23">
        <w:t xml:space="preserve">, and adding three proposed sites to cover existing population monitoring gaps for a total of 14 sites funded under the IPTDS O&amp;M project. </w:t>
      </w:r>
      <w:r w:rsidR="00741BDA">
        <w:t>Continued funding of O&amp;M is recommended for VC2, USE, LLR, LRW, HYC,</w:t>
      </w:r>
      <w:r w:rsidR="007563BF">
        <w:t xml:space="preserve"> NFS, MAR, TAY, ZEN, and </w:t>
      </w:r>
      <w:commentRangeStart w:id="47"/>
      <w:r w:rsidR="007563BF">
        <w:t>either</w:t>
      </w:r>
      <w:r w:rsidR="00024908">
        <w:t xml:space="preserve"> </w:t>
      </w:r>
      <w:r w:rsidR="007563BF">
        <w:t>KRS or ESS</w:t>
      </w:r>
      <w:commentRangeEnd w:id="47"/>
      <w:r w:rsidR="00E50339">
        <w:rPr>
          <w:rStyle w:val="CommentReference"/>
        </w:rPr>
        <w:commentReference w:id="47"/>
      </w:r>
      <w:r w:rsidR="00826261">
        <w:t xml:space="preserve">. </w:t>
      </w:r>
    </w:p>
    <w:p w14:paraId="489C703B" w14:textId="77777777" w:rsidR="00356287" w:rsidRDefault="00826261" w:rsidP="00826261">
      <w:pPr>
        <w:jc w:val="both"/>
      </w:pPr>
      <w:r>
        <w:t>The SRLEM-s population is a strong candidate for high-precision monitoring due to extensive restoration actions and various RM&amp;E activities in the watershed. Currently, the IPTDS O&amp;M project funds seven sites within the SRLEM-s population</w:t>
      </w:r>
      <w:r w:rsidR="00C7203B">
        <w:t xml:space="preserve">; however, </w:t>
      </w:r>
      <w:r w:rsidR="002B3E62">
        <w:t xml:space="preserve">only </w:t>
      </w:r>
      <w:r w:rsidR="00C7203B">
        <w:t xml:space="preserve">three sites are necessary to obtain high-precision monitoring of abundance and distribution: LLR, LRW, and HYC. </w:t>
      </w:r>
    </w:p>
    <w:p w14:paraId="0293D758" w14:textId="237FA354" w:rsidR="00C129B3" w:rsidRDefault="000454E8" w:rsidP="00826261">
      <w:pPr>
        <w:jc w:val="both"/>
      </w:pPr>
      <w:r>
        <w:t>The SFMAI-s population is currently monitored with high precision using KRS and ESS combined; however, high-precision monitoring in the population is not necessary because other populations within the MPG are monitored with high precision</w:t>
      </w:r>
      <w:r w:rsidR="009C29F6">
        <w:t xml:space="preserve">. </w:t>
      </w:r>
      <w:r w:rsidR="00C129B3">
        <w:t xml:space="preserve">Therefore, </w:t>
      </w:r>
      <w:r w:rsidR="00A02273">
        <w:t>one site (KRS or ESS) should receive continued funding which would provide monitoring of at least one major spawning area within the population; the other could be considered for removal. Additionally, the SFG site is</w:t>
      </w:r>
      <w:r w:rsidR="00FF09E3">
        <w:t xml:space="preserve"> also not necessary for high-precision monitoring</w:t>
      </w:r>
      <w:ins w:id="48" w:author="Copeland,Tim" w:date="2023-08-30T16:44:00Z">
        <w:r w:rsidR="00587A82">
          <w:t>,</w:t>
        </w:r>
        <w:r w:rsidR="00587A82" w:rsidRPr="00587A82">
          <w:rPr>
            <w:rFonts w:cs="Times New Roman"/>
          </w:rPr>
          <w:t xml:space="preserve"> </w:t>
        </w:r>
        <w:r w:rsidR="00587A82" w:rsidRPr="00F651EE">
          <w:rPr>
            <w:rFonts w:cs="Times New Roman"/>
          </w:rPr>
          <w:t>is located at a site which is difficult for O&amp;</w:t>
        </w:r>
        <w:proofErr w:type="gramStart"/>
        <w:r w:rsidR="00587A82" w:rsidRPr="00F651EE">
          <w:rPr>
            <w:rFonts w:cs="Times New Roman"/>
          </w:rPr>
          <w:t>M</w:t>
        </w:r>
        <w:r w:rsidR="00587A82">
          <w:rPr>
            <w:rFonts w:cs="Times New Roman"/>
          </w:rPr>
          <w:t>,</w:t>
        </w:r>
      </w:ins>
      <w:r w:rsidR="00FF09E3">
        <w:t xml:space="preserve"> and</w:t>
      </w:r>
      <w:proofErr w:type="gramEnd"/>
      <w:r w:rsidR="00FF09E3">
        <w:t xml:space="preserve"> could be considered for removal.</w:t>
      </w:r>
    </w:p>
    <w:p w14:paraId="710CBE62" w14:textId="7D7CC2B8" w:rsidR="00A86F2A" w:rsidRDefault="00A86F2A" w:rsidP="00871C23">
      <w:pPr>
        <w:jc w:val="both"/>
      </w:pPr>
      <w:r>
        <w:t xml:space="preserve">The SRPAH-s population is currently monitored using a combination of the </w:t>
      </w:r>
      <w:proofErr w:type="spellStart"/>
      <w:r>
        <w:t>Pahsimeroi</w:t>
      </w:r>
      <w:proofErr w:type="spellEnd"/>
      <w:r>
        <w:t xml:space="preserve"> Hatchery weir and USE and USI</w:t>
      </w:r>
      <w:r w:rsidR="00F24F6E">
        <w:t xml:space="preserve"> (both O&amp;M funded). </w:t>
      </w:r>
      <w:r w:rsidR="002D74B8">
        <w:t>The USE site provides more complete population coverage tha</w:t>
      </w:r>
      <w:r w:rsidR="00DB3F16">
        <w:t>n</w:t>
      </w:r>
      <w:r w:rsidR="002D74B8">
        <w:t xml:space="preserve"> USI and the weir; however, an estimate of abundance at USE </w:t>
      </w:r>
      <w:r w:rsidR="00AA3331">
        <w:t>is reliant on observations at US</w:t>
      </w:r>
      <w:r w:rsidR="00DB3F16">
        <w:t>I</w:t>
      </w:r>
      <w:r w:rsidR="00AA3331">
        <w:t xml:space="preserve"> and sites upstream (including </w:t>
      </w:r>
      <w:proofErr w:type="spellStart"/>
      <w:r w:rsidR="00AA3331">
        <w:t>Pahsimeroi</w:t>
      </w:r>
      <w:proofErr w:type="spellEnd"/>
      <w:r w:rsidR="00AA3331">
        <w:t xml:space="preserve"> Hatchery weir)</w:t>
      </w:r>
      <w:r w:rsidR="005D699F">
        <w:t xml:space="preserve"> to estimate a detection probability. Further, sites don’t exist</w:t>
      </w:r>
      <w:r w:rsidR="00DB3F16">
        <w:t xml:space="preserve"> in appropriate locations</w:t>
      </w:r>
      <w:r w:rsidR="005D699F">
        <w:t xml:space="preserve"> upstream to </w:t>
      </w:r>
      <w:r w:rsidR="00DB3F16">
        <w:t>effectively</w:t>
      </w:r>
      <w:r w:rsidR="005D699F">
        <w:t xml:space="preserve"> “parse” abundance estimates to the SRUMA-s and SREFS-s populations from abundance at USE</w:t>
      </w:r>
      <w:r w:rsidR="00F87A62">
        <w:t xml:space="preserve"> to estimate abundance for the SRPAH-s population. Because other populations within the MPG are monitored with high precision, </w:t>
      </w:r>
      <w:commentRangeStart w:id="49"/>
      <w:r w:rsidR="00F87A62">
        <w:t>USI could be considered for removal</w:t>
      </w:r>
      <w:commentRangeEnd w:id="49"/>
      <w:r w:rsidR="00DA3B69">
        <w:rPr>
          <w:rStyle w:val="CommentReference"/>
        </w:rPr>
        <w:commentReference w:id="49"/>
      </w:r>
      <w:r w:rsidR="00495C29">
        <w:t>; however, SREFS-s is currently a data gap and should be considered (see below).</w:t>
      </w:r>
    </w:p>
    <w:p w14:paraId="24FF5A6D" w14:textId="5D1F1C96" w:rsidR="00495C29" w:rsidRDefault="00495C29" w:rsidP="00871C23">
      <w:pPr>
        <w:jc w:val="both"/>
      </w:pPr>
      <w:r>
        <w:t xml:space="preserve">We </w:t>
      </w:r>
      <w:r w:rsidR="00DB21F9">
        <w:t xml:space="preserve">recommend </w:t>
      </w:r>
      <w:proofErr w:type="gramStart"/>
      <w:r w:rsidR="00DB21F9">
        <w:t>to</w:t>
      </w:r>
      <w:r w:rsidR="003A3B65">
        <w:t xml:space="preserve"> </w:t>
      </w:r>
      <w:r w:rsidR="00DB3F16">
        <w:t>consider</w:t>
      </w:r>
      <w:proofErr w:type="gramEnd"/>
      <w:r w:rsidR="003A3B65">
        <w:t xml:space="preserve"> funding</w:t>
      </w:r>
      <w:r w:rsidR="00DB3F16">
        <w:t xml:space="preserve"> of</w:t>
      </w:r>
      <w:r w:rsidR="003A3B65">
        <w:t xml:space="preserve"> PCA to ensure long-term monitoring of the SRPAN-s population. Finally, </w:t>
      </w:r>
      <w:r w:rsidR="00CA3885">
        <w:t>we recommend new (proposed) sites in the SREFS-s, SRCHA-s, and SRLSR-s population</w:t>
      </w:r>
      <w:r w:rsidR="009E7E63">
        <w:t>s</w:t>
      </w:r>
      <w:r w:rsidR="00CA3885">
        <w:t xml:space="preserve"> to address existing data gaps</w:t>
      </w:r>
      <w:r w:rsidR="009E7E63">
        <w:t xml:space="preserve"> and ensure at least low-precision monitoring for all populations in the MPG.</w:t>
      </w:r>
    </w:p>
    <w:p w14:paraId="5AD56AEA" w14:textId="73456B05" w:rsidR="005133C8" w:rsidRPr="007C4CE1" w:rsidRDefault="00D8060E" w:rsidP="00D8060E">
      <w:pPr>
        <w:pStyle w:val="Caption"/>
        <w:rPr>
          <w:rFonts w:cs="Times New Roman"/>
          <w:sz w:val="24"/>
          <w:szCs w:val="24"/>
        </w:rPr>
      </w:pPr>
      <w:bookmarkStart w:id="50"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4</w:t>
      </w:r>
      <w:r w:rsidRPr="00887F08">
        <w:rPr>
          <w:b/>
          <w:bCs/>
        </w:rPr>
        <w:fldChar w:fldCharType="end"/>
      </w:r>
      <w:bookmarkEnd w:id="50"/>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2"/>
        <w:gridCol w:w="1250"/>
        <w:gridCol w:w="889"/>
        <w:gridCol w:w="1545"/>
        <w:gridCol w:w="6515"/>
        <w:gridCol w:w="1964"/>
      </w:tblGrid>
      <w:tr w:rsidR="0056275D" w:rsidRPr="00D65084" w14:paraId="01CAA5AD" w14:textId="77777777" w:rsidTr="00361CC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76B79F2" w14:textId="77777777" w:rsidR="0056275D" w:rsidRPr="00887F08" w:rsidRDefault="0056275D" w:rsidP="00361CC7">
            <w:pPr>
              <w:jc w:val="center"/>
              <w:rPr>
                <w:rFonts w:cs="Times New Roman"/>
                <w:color w:val="auto"/>
                <w:sz w:val="20"/>
                <w:szCs w:val="20"/>
              </w:rPr>
            </w:pPr>
            <w:bookmarkStart w:id="51" w:name="_Hlk141696765"/>
            <w:r w:rsidRPr="00887F08">
              <w:rPr>
                <w:rFonts w:cs="Times New Roman"/>
                <w:color w:val="auto"/>
                <w:sz w:val="20"/>
                <w:szCs w:val="20"/>
              </w:rPr>
              <w:lastRenderedPageBreak/>
              <w:t>Pop ID</w:t>
            </w:r>
          </w:p>
        </w:tc>
        <w:tc>
          <w:tcPr>
            <w:tcW w:w="1250" w:type="dxa"/>
            <w:vAlign w:val="center"/>
          </w:tcPr>
          <w:p w14:paraId="713232BF"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DD1B0B7"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0752289"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8BADB9B"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878A20"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6275D" w:rsidRPr="00D65084" w14:paraId="022B4F2D"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6428C3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520A77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98" w:type="dxa"/>
            <w:vAlign w:val="center"/>
          </w:tcPr>
          <w:p w14:paraId="769BE47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9914BB"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6CBD1FE0" w14:textId="011D9BDE"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However, because no other major spawning areas are monitored using O&amp;M funded IPTDS, VC2 should continue to be funded</w:t>
            </w:r>
            <w:del w:id="52" w:author="Copeland,Tim" w:date="2023-08-30T16:23:00Z">
              <w:r w:rsidDel="003F53AA">
                <w:rPr>
                  <w:rFonts w:cs="Times New Roman"/>
                  <w:sz w:val="20"/>
                  <w:szCs w:val="20"/>
                </w:rPr>
                <w:delText xml:space="preserve"> and </w:delText>
              </w:r>
              <w:commentRangeStart w:id="53"/>
              <w:r w:rsidDel="003F53AA">
                <w:rPr>
                  <w:rFonts w:cs="Times New Roman"/>
                  <w:sz w:val="20"/>
                  <w:szCs w:val="20"/>
                </w:rPr>
                <w:delText>upgrades considered</w:delText>
              </w:r>
            </w:del>
            <w:commentRangeEnd w:id="53"/>
            <w:r w:rsidR="003F53AA">
              <w:rPr>
                <w:rStyle w:val="CommentReference"/>
              </w:rPr>
              <w:commentReference w:id="53"/>
            </w:r>
            <w:r>
              <w:rPr>
                <w:rFonts w:cs="Times New Roman"/>
                <w:sz w:val="20"/>
                <w:szCs w:val="20"/>
              </w:rPr>
              <w:t>.</w:t>
            </w:r>
          </w:p>
        </w:tc>
        <w:tc>
          <w:tcPr>
            <w:tcW w:w="1980" w:type="dxa"/>
            <w:vAlign w:val="center"/>
          </w:tcPr>
          <w:p w14:paraId="2E7CBB54" w14:textId="120A249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w:t>
            </w:r>
          </w:p>
        </w:tc>
      </w:tr>
      <w:tr w:rsidR="0056275D" w:rsidRPr="004C7636" w14:paraId="4B60C3F7"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28913A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6FC441F1"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98" w:type="dxa"/>
            <w:vAlign w:val="center"/>
          </w:tcPr>
          <w:p w14:paraId="57229B9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5B785A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54"/>
            <w:commentRangeStart w:id="55"/>
            <w:r w:rsidRPr="00D65084">
              <w:rPr>
                <w:rFonts w:cs="Times New Roman"/>
                <w:sz w:val="20"/>
                <w:szCs w:val="20"/>
              </w:rPr>
              <w:t>Data Gap</w:t>
            </w:r>
            <w:commentRangeEnd w:id="54"/>
            <w:r>
              <w:rPr>
                <w:rStyle w:val="CommentReference"/>
              </w:rPr>
              <w:commentReference w:id="54"/>
            </w:r>
            <w:commentRangeEnd w:id="55"/>
            <w:r w:rsidR="00DA3B69">
              <w:rPr>
                <w:rStyle w:val="CommentReference"/>
              </w:rPr>
              <w:commentReference w:id="55"/>
            </w:r>
          </w:p>
        </w:tc>
        <w:tc>
          <w:tcPr>
            <w:tcW w:w="6834" w:type="dxa"/>
            <w:vAlign w:val="center"/>
          </w:tcPr>
          <w:p w14:paraId="4C8F78C3" w14:textId="77DB92CF"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monitoring currently occurs within the population i.e., the SREFS-s population is considered a data gap. An IPTDS should be considered to monitor a (large) portion of at least one major spawning area; possible locations include the lower East Fork Salmon River (East Fork major spawning area)</w:t>
            </w:r>
            <w:r w:rsidR="00385F53">
              <w:rPr>
                <w:rFonts w:cs="Times New Roman"/>
                <w:sz w:val="20"/>
                <w:szCs w:val="20"/>
              </w:rPr>
              <w:t xml:space="preserve">, </w:t>
            </w:r>
            <w:r>
              <w:rPr>
                <w:rFonts w:cs="Times New Roman"/>
                <w:sz w:val="20"/>
                <w:szCs w:val="20"/>
              </w:rPr>
              <w:t>Morgan Creek (Challis major spawning area)</w:t>
            </w:r>
            <w:r w:rsidR="00385F53">
              <w:rPr>
                <w:rFonts w:cs="Times New Roman"/>
                <w:sz w:val="20"/>
                <w:szCs w:val="20"/>
              </w:rPr>
              <w:t>, or the mainstem Salmon River</w:t>
            </w:r>
            <w:r w:rsidR="00A52A8B">
              <w:rPr>
                <w:rFonts w:cs="Times New Roman"/>
                <w:sz w:val="20"/>
                <w:szCs w:val="20"/>
              </w:rPr>
              <w:t xml:space="preserve"> near the downstream boundary of the SREFS-s population.</w:t>
            </w:r>
          </w:p>
        </w:tc>
        <w:tc>
          <w:tcPr>
            <w:tcW w:w="1980" w:type="dxa"/>
            <w:vAlign w:val="center"/>
          </w:tcPr>
          <w:p w14:paraId="3718BEE9" w14:textId="18FFB97A"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Add IPTDS in </w:t>
            </w:r>
            <w:del w:id="56" w:author="Copeland,Tim" w:date="2023-08-31T13:58:00Z">
              <w:r w:rsidDel="00C122A0">
                <w:rPr>
                  <w:rFonts w:cs="Times New Roman"/>
                  <w:sz w:val="20"/>
                  <w:szCs w:val="20"/>
                </w:rPr>
                <w:delText>one of two (</w:delText>
              </w:r>
            </w:del>
            <w:r>
              <w:rPr>
                <w:rFonts w:cs="Times New Roman"/>
                <w:sz w:val="20"/>
                <w:szCs w:val="20"/>
              </w:rPr>
              <w:t xml:space="preserve">East Fork </w:t>
            </w:r>
            <w:del w:id="57" w:author="Copeland,Tim" w:date="2023-08-31T13:58:00Z">
              <w:r w:rsidDel="00C122A0">
                <w:rPr>
                  <w:rFonts w:cs="Times New Roman"/>
                  <w:sz w:val="20"/>
                  <w:szCs w:val="20"/>
                </w:rPr>
                <w:delText xml:space="preserve">or </w:delText>
              </w:r>
              <w:commentRangeStart w:id="58"/>
              <w:r w:rsidDel="00C122A0">
                <w:rPr>
                  <w:rFonts w:cs="Times New Roman"/>
                  <w:sz w:val="20"/>
                  <w:szCs w:val="20"/>
                </w:rPr>
                <w:delText>Morgan</w:delText>
              </w:r>
            </w:del>
            <w:commentRangeEnd w:id="58"/>
            <w:r w:rsidR="00C122A0">
              <w:rPr>
                <w:rStyle w:val="CommentReference"/>
              </w:rPr>
              <w:commentReference w:id="58"/>
            </w:r>
            <w:del w:id="59" w:author="Copeland,Tim" w:date="2023-08-31T13:58:00Z">
              <w:r w:rsidDel="00C122A0">
                <w:rPr>
                  <w:rFonts w:cs="Times New Roman"/>
                  <w:sz w:val="20"/>
                  <w:szCs w:val="20"/>
                </w:rPr>
                <w:delText>)</w:delText>
              </w:r>
            </w:del>
            <w:r>
              <w:rPr>
                <w:rFonts w:cs="Times New Roman"/>
                <w:sz w:val="20"/>
                <w:szCs w:val="20"/>
              </w:rPr>
              <w:t xml:space="preserve"> major spawning area</w:t>
            </w:r>
            <w:del w:id="60" w:author="Copeland,Tim" w:date="2023-08-31T13:58:00Z">
              <w:r w:rsidDel="00C122A0">
                <w:rPr>
                  <w:rFonts w:cs="Times New Roman"/>
                  <w:sz w:val="20"/>
                  <w:szCs w:val="20"/>
                </w:rPr>
                <w:delText>s</w:delText>
              </w:r>
            </w:del>
            <w:r w:rsidR="00A52A8B">
              <w:rPr>
                <w:rFonts w:cs="Times New Roman"/>
                <w:sz w:val="20"/>
                <w:szCs w:val="20"/>
              </w:rPr>
              <w:t xml:space="preserve"> or on mainstem Salmon River near downstream boundary of population </w:t>
            </w:r>
          </w:p>
        </w:tc>
      </w:tr>
      <w:tr w:rsidR="0056275D" w:rsidRPr="00D65084" w14:paraId="05C7B5C2"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4AB3F8"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7EE717B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98" w:type="dxa"/>
            <w:vAlign w:val="center"/>
          </w:tcPr>
          <w:p w14:paraId="0286CE6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8A850E8"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3C349CD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commentRangeStart w:id="61"/>
            <w:proofErr w:type="spellStart"/>
            <w:r>
              <w:rPr>
                <w:rFonts w:cs="Times New Roman"/>
                <w:sz w:val="20"/>
                <w:szCs w:val="20"/>
              </w:rPr>
              <w:t>Pahsimeroi</w:t>
            </w:r>
            <w:proofErr w:type="spellEnd"/>
            <w:r>
              <w:rPr>
                <w:rFonts w:cs="Times New Roman"/>
                <w:sz w:val="20"/>
                <w:szCs w:val="20"/>
              </w:rPr>
              <w:t xml:space="preserve"> Hatchery weir </w:t>
            </w:r>
            <w:commentRangeEnd w:id="61"/>
            <w:r w:rsidR="00DA3B69">
              <w:rPr>
                <w:rStyle w:val="CommentReference"/>
              </w:rPr>
              <w:commentReference w:id="61"/>
            </w:r>
            <w:r>
              <w:rPr>
                <w:rFonts w:cs="Times New Roman"/>
                <w:sz w:val="20"/>
                <w:szCs w:val="20"/>
              </w:rPr>
              <w:t xml:space="preserve">and using USE and USI, which are O&amp;M-funded. The USE provides more complete population coverage than the weir; however, an estimate of abundance at USE is reliant upon observations at USI and sites upstream (including </w:t>
            </w:r>
            <w:proofErr w:type="spellStart"/>
            <w:r>
              <w:rPr>
                <w:rFonts w:cs="Times New Roman"/>
                <w:sz w:val="20"/>
                <w:szCs w:val="20"/>
              </w:rPr>
              <w:t>Pahsimeroi</w:t>
            </w:r>
            <w:proofErr w:type="spellEnd"/>
            <w:r>
              <w:rPr>
                <w:rFonts w:cs="Times New Roman"/>
                <w:sz w:val="20"/>
                <w:szCs w:val="20"/>
              </w:rPr>
              <w:t xml:space="preserve"> weir) to estimate detection probabilities. Further, sites don’t exist upstream to appropriately “parse” abundance estimates to the SRUMA-s and SREFS-s populations from abundance at USE to estimate abundance for the SRPAH-s population. Since other populations within the MPG are monitored with high precision, USI could be removed, so long as sufficient IPTDS were maintained upstream to estimate a detection probability for USE.</w:t>
            </w:r>
          </w:p>
        </w:tc>
        <w:tc>
          <w:tcPr>
            <w:tcW w:w="1980" w:type="dxa"/>
            <w:vAlign w:val="center"/>
          </w:tcPr>
          <w:p w14:paraId="4970C1CD" w14:textId="20B10E6F" w:rsidR="0056275D" w:rsidRPr="00D65084" w:rsidRDefault="004D7C9A"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USE and c</w:t>
            </w:r>
            <w:r w:rsidR="0056275D">
              <w:rPr>
                <w:rFonts w:cs="Times New Roman"/>
                <w:sz w:val="20"/>
                <w:szCs w:val="20"/>
              </w:rPr>
              <w:t>onsider removing USI; if removed, maintain sufficient upstream sites to estimate detection probability at USE</w:t>
            </w:r>
          </w:p>
        </w:tc>
      </w:tr>
      <w:tr w:rsidR="0056275D" w:rsidRPr="00D65084" w14:paraId="21AF565B"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994969C"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SRLEM-s</w:t>
            </w:r>
          </w:p>
        </w:tc>
        <w:tc>
          <w:tcPr>
            <w:tcW w:w="1250" w:type="dxa"/>
            <w:vAlign w:val="center"/>
          </w:tcPr>
          <w:p w14:paraId="3462D549"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98" w:type="dxa"/>
            <w:vAlign w:val="center"/>
          </w:tcPr>
          <w:p w14:paraId="4E9D199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BEBF8B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26B27C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Other O&amp;M funded sites (e.g., BHC, LLS, BTL, CAC) don’t need to be funded by the IPTDS O&amp;M project.</w:t>
            </w:r>
          </w:p>
        </w:tc>
        <w:tc>
          <w:tcPr>
            <w:tcW w:w="1980" w:type="dxa"/>
            <w:vAlign w:val="center"/>
          </w:tcPr>
          <w:p w14:paraId="284CB45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LLR, LRW, HYC; remove e.g., </w:t>
            </w:r>
            <w:commentRangeStart w:id="62"/>
            <w:r>
              <w:rPr>
                <w:rFonts w:cs="Times New Roman"/>
                <w:sz w:val="20"/>
                <w:szCs w:val="20"/>
              </w:rPr>
              <w:t xml:space="preserve">BHC, LLS, BTL, CAC </w:t>
            </w:r>
            <w:commentRangeEnd w:id="62"/>
            <w:r w:rsidR="00C122A0">
              <w:rPr>
                <w:rStyle w:val="CommentReference"/>
              </w:rPr>
              <w:commentReference w:id="62"/>
            </w:r>
            <w:r>
              <w:rPr>
                <w:rFonts w:cs="Times New Roman"/>
                <w:sz w:val="20"/>
                <w:szCs w:val="20"/>
              </w:rPr>
              <w:t>from the project</w:t>
            </w:r>
          </w:p>
        </w:tc>
      </w:tr>
      <w:tr w:rsidR="0056275D" w:rsidRPr="00D65084" w14:paraId="0BD8F3A9"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E90B85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70FD1F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98" w:type="dxa"/>
            <w:vAlign w:val="center"/>
          </w:tcPr>
          <w:p w14:paraId="39B3092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2473EB46"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0E15B3CD"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p>
        </w:tc>
        <w:tc>
          <w:tcPr>
            <w:tcW w:w="1980" w:type="dxa"/>
            <w:vAlign w:val="center"/>
          </w:tcPr>
          <w:p w14:paraId="719F6B0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commentRangeStart w:id="63"/>
            <w:r>
              <w:rPr>
                <w:rFonts w:cs="Times New Roman"/>
                <w:sz w:val="20"/>
                <w:szCs w:val="20"/>
              </w:rPr>
              <w:t>Continue funding NFS</w:t>
            </w:r>
            <w:commentRangeEnd w:id="63"/>
            <w:r w:rsidR="00DA3B69">
              <w:rPr>
                <w:rStyle w:val="CommentReference"/>
              </w:rPr>
              <w:commentReference w:id="63"/>
            </w:r>
          </w:p>
        </w:tc>
      </w:tr>
      <w:tr w:rsidR="0056275D" w:rsidRPr="00D65084" w14:paraId="3952FF11"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1D085C42"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64C81CD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98" w:type="dxa"/>
            <w:vAlign w:val="center"/>
          </w:tcPr>
          <w:p w14:paraId="6C07BEF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0361FE4"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3772219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SRPAN-s is only monitored using IPTDS and other low-precision methods are less or not feasible. The PCA site could be </w:t>
            </w:r>
            <w:r>
              <w:rPr>
                <w:rFonts w:cs="Times New Roman"/>
                <w:sz w:val="20"/>
                <w:szCs w:val="20"/>
              </w:rPr>
              <w:lastRenderedPageBreak/>
              <w:t>considered for funding under the IPTDS O&amp;M project to ensure long-term monitoring.</w:t>
            </w:r>
          </w:p>
        </w:tc>
        <w:tc>
          <w:tcPr>
            <w:tcW w:w="1980" w:type="dxa"/>
            <w:vAlign w:val="center"/>
          </w:tcPr>
          <w:p w14:paraId="307FFE7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Consider funding PCA under IPTDS O&amp;M project</w:t>
            </w:r>
          </w:p>
        </w:tc>
      </w:tr>
      <w:tr w:rsidR="0056275D" w:rsidRPr="00D65084" w14:paraId="26A9CAE7"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0FFA1B"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3FFAA9D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98" w:type="dxa"/>
            <w:vAlign w:val="center"/>
          </w:tcPr>
          <w:p w14:paraId="0E5344C7"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2B823054"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3C84DC89" w14:textId="611D6C8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w:t>
            </w:r>
            <w:r w:rsidR="007324A8">
              <w:rPr>
                <w:rFonts w:cs="Times New Roman"/>
                <w:sz w:val="20"/>
                <w:szCs w:val="20"/>
              </w:rPr>
              <w:t xml:space="preserve"> and either low- or high-precision monitoring</w:t>
            </w:r>
            <w:r w:rsidR="001A0F06">
              <w:rPr>
                <w:rFonts w:cs="Times New Roman"/>
                <w:sz w:val="20"/>
                <w:szCs w:val="20"/>
              </w:rPr>
              <w:t xml:space="preserve"> is necessary</w:t>
            </w:r>
            <w:r>
              <w:rPr>
                <w:rFonts w:cs="Times New Roman"/>
                <w:sz w:val="20"/>
                <w:szCs w:val="20"/>
              </w:rPr>
              <w:t>. An IPTDS near the mouth of Chamberlain Creek, the lone major spawning area, or at least below much of the available spawning habitat, could be considered, if feasible</w:t>
            </w:r>
            <w:r w:rsidR="001A0F06">
              <w:rPr>
                <w:rFonts w:cs="Times New Roman"/>
                <w:sz w:val="20"/>
                <w:szCs w:val="20"/>
              </w:rPr>
              <w:t>, and would provide high-precision monitoring</w:t>
            </w:r>
            <w:r>
              <w:rPr>
                <w:rFonts w:cs="Times New Roman"/>
                <w:sz w:val="20"/>
                <w:szCs w:val="20"/>
              </w:rPr>
              <w:t>. Alternatively, low-precision methods (e.g., genetic-based effective population size monitoring) in various tributaries, including Chamberlain Creek, throughout the population could also be considered.</w:t>
            </w:r>
          </w:p>
        </w:tc>
        <w:tc>
          <w:tcPr>
            <w:tcW w:w="1980" w:type="dxa"/>
            <w:vAlign w:val="center"/>
          </w:tcPr>
          <w:p w14:paraId="500D3B5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w:t>
            </w:r>
          </w:p>
        </w:tc>
      </w:tr>
      <w:tr w:rsidR="0056275D" w:rsidRPr="00D65084" w14:paraId="29E17D11"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AD9BB0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6DE92E2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98" w:type="dxa"/>
            <w:vAlign w:val="center"/>
          </w:tcPr>
          <w:p w14:paraId="259D29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193B995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1E7616A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w:t>
            </w:r>
          </w:p>
        </w:tc>
        <w:tc>
          <w:tcPr>
            <w:tcW w:w="1980" w:type="dxa"/>
            <w:vAlign w:val="center"/>
          </w:tcPr>
          <w:p w14:paraId="335047D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64"/>
            <w:r>
              <w:rPr>
                <w:rFonts w:cs="Times New Roman"/>
                <w:sz w:val="20"/>
                <w:szCs w:val="20"/>
              </w:rPr>
              <w:t>Continue funding MAR</w:t>
            </w:r>
            <w:commentRangeEnd w:id="64"/>
            <w:r w:rsidR="00587A82">
              <w:rPr>
                <w:rStyle w:val="CommentReference"/>
              </w:rPr>
              <w:commentReference w:id="64"/>
            </w:r>
          </w:p>
        </w:tc>
      </w:tr>
      <w:tr w:rsidR="0056275D" w:rsidRPr="00D65084" w14:paraId="7E6B7BED"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A87CD37"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6D8A13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98" w:type="dxa"/>
            <w:vAlign w:val="center"/>
          </w:tcPr>
          <w:p w14:paraId="4FAE1DA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5B3E1C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40EABC1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80" w:type="dxa"/>
            <w:vAlign w:val="center"/>
          </w:tcPr>
          <w:p w14:paraId="083F45F5"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56275D" w:rsidRPr="00D65084" w14:paraId="1D5E0847"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7C7E2E93"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SFMAI-s</w:t>
            </w:r>
          </w:p>
        </w:tc>
        <w:tc>
          <w:tcPr>
            <w:tcW w:w="1250" w:type="dxa"/>
            <w:vAlign w:val="center"/>
          </w:tcPr>
          <w:p w14:paraId="0FCDCACC"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98" w:type="dxa"/>
            <w:vAlign w:val="center"/>
          </w:tcPr>
          <w:p w14:paraId="64E99E4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16A8733"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ED19535" w14:textId="446B3A65"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SFMAI-s is only monitored using IPTDS and other low-precision methods are less or not feasible. Three major spawning areas (Upper South Fork Salmon, Johnson, Upper East Fork South Fork) exist in the population. High-precision monitoring of the population </w:t>
            </w:r>
            <w:r w:rsidR="0052704B">
              <w:rPr>
                <w:rFonts w:cs="Times New Roman"/>
                <w:sz w:val="20"/>
                <w:szCs w:val="20"/>
              </w:rPr>
              <w:t>w</w:t>
            </w:r>
            <w:r>
              <w:rPr>
                <w:rFonts w:cs="Times New Roman"/>
                <w:sz w:val="20"/>
                <w:szCs w:val="20"/>
              </w:rPr>
              <w:t xml:space="preserve">ould occur using only KRS </w:t>
            </w:r>
            <w:r w:rsidRPr="00C61899">
              <w:rPr>
                <w:rFonts w:cs="Times New Roman"/>
                <w:sz w:val="20"/>
                <w:szCs w:val="20"/>
                <w:u w:val="single"/>
              </w:rPr>
              <w:t>and</w:t>
            </w:r>
            <w:r>
              <w:rPr>
                <w:rFonts w:cs="Times New Roman"/>
                <w:sz w:val="20"/>
                <w:szCs w:val="20"/>
              </w:rPr>
              <w:t xml:space="preserve"> ESS. Low-precision monitoring could </w:t>
            </w:r>
            <w:r w:rsidR="002E71A0">
              <w:rPr>
                <w:rFonts w:cs="Times New Roman"/>
                <w:sz w:val="20"/>
                <w:szCs w:val="20"/>
              </w:rPr>
              <w:t xml:space="preserve">still </w:t>
            </w:r>
            <w:r>
              <w:rPr>
                <w:rFonts w:cs="Times New Roman"/>
                <w:sz w:val="20"/>
                <w:szCs w:val="20"/>
              </w:rPr>
              <w:t>occur</w:t>
            </w:r>
            <w:r w:rsidR="002E71A0">
              <w:rPr>
                <w:rFonts w:cs="Times New Roman"/>
                <w:sz w:val="20"/>
                <w:szCs w:val="20"/>
              </w:rPr>
              <w:t xml:space="preserve"> by removing SFG</w:t>
            </w:r>
            <w:r w:rsidR="00A22B12">
              <w:rPr>
                <w:rFonts w:cs="Times New Roman"/>
                <w:sz w:val="20"/>
                <w:szCs w:val="20"/>
              </w:rPr>
              <w:t xml:space="preserve"> and</w:t>
            </w:r>
            <w:r>
              <w:rPr>
                <w:rFonts w:cs="Times New Roman"/>
                <w:sz w:val="20"/>
                <w:szCs w:val="20"/>
              </w:rPr>
              <w:t xml:space="preserve"> either KRS </w:t>
            </w:r>
            <w:r w:rsidRPr="0055482A">
              <w:rPr>
                <w:rFonts w:cs="Times New Roman"/>
                <w:sz w:val="20"/>
                <w:szCs w:val="20"/>
                <w:u w:val="single"/>
              </w:rPr>
              <w:t>or</w:t>
            </w:r>
            <w:r>
              <w:rPr>
                <w:rFonts w:cs="Times New Roman"/>
                <w:sz w:val="20"/>
                <w:szCs w:val="20"/>
              </w:rPr>
              <w:t xml:space="preserve"> ESS.</w:t>
            </w:r>
          </w:p>
        </w:tc>
        <w:tc>
          <w:tcPr>
            <w:tcW w:w="1980" w:type="dxa"/>
            <w:vAlign w:val="center"/>
          </w:tcPr>
          <w:p w14:paraId="6955D876" w14:textId="6FEC9CEA" w:rsidR="0056275D" w:rsidRPr="00D65084" w:rsidRDefault="00A22B12"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Consider removing SFG </w:t>
            </w:r>
            <w:del w:id="65" w:author="Copeland,Tim" w:date="2023-08-30T16:20:00Z">
              <w:r w:rsidDel="00E50339">
                <w:rPr>
                  <w:rFonts w:cs="Times New Roman"/>
                  <w:sz w:val="20"/>
                  <w:szCs w:val="20"/>
                </w:rPr>
                <w:delText xml:space="preserve">and </w:delText>
              </w:r>
              <w:commentRangeStart w:id="66"/>
              <w:r w:rsidDel="00E50339">
                <w:rPr>
                  <w:rFonts w:cs="Times New Roman"/>
                  <w:sz w:val="20"/>
                  <w:szCs w:val="20"/>
                </w:rPr>
                <w:delText>either KRS or ESS</w:delText>
              </w:r>
              <w:r w:rsidR="002C71B7" w:rsidDel="00E50339">
                <w:rPr>
                  <w:rFonts w:cs="Times New Roman"/>
                  <w:sz w:val="20"/>
                  <w:szCs w:val="20"/>
                </w:rPr>
                <w:delText xml:space="preserve"> </w:delText>
              </w:r>
              <w:commentRangeEnd w:id="66"/>
              <w:r w:rsidR="00E50339" w:rsidDel="00E50339">
                <w:rPr>
                  <w:rStyle w:val="CommentReference"/>
                </w:rPr>
                <w:commentReference w:id="66"/>
              </w:r>
            </w:del>
            <w:r w:rsidR="002C71B7">
              <w:rPr>
                <w:rFonts w:cs="Times New Roman"/>
                <w:sz w:val="20"/>
                <w:szCs w:val="20"/>
              </w:rPr>
              <w:t>from IPTDS O&amp;M funding</w:t>
            </w:r>
          </w:p>
        </w:tc>
      </w:tr>
      <w:tr w:rsidR="0056275D" w:rsidRPr="00D65084" w14:paraId="3990305C"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B70445D"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5CFB82F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98" w:type="dxa"/>
            <w:vAlign w:val="center"/>
          </w:tcPr>
          <w:p w14:paraId="37DB4B9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2F0ADB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645EE20"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SFSEC-s is only monitored using IPTDS and other low-precision methods are less or not feasible.</w:t>
            </w:r>
          </w:p>
        </w:tc>
        <w:tc>
          <w:tcPr>
            <w:tcW w:w="1980" w:type="dxa"/>
            <w:vAlign w:val="center"/>
          </w:tcPr>
          <w:p w14:paraId="13CCF999"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56275D" w:rsidRPr="00D65084" w14:paraId="3F1B896D"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6B9C01B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AFB214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98" w:type="dxa"/>
            <w:vAlign w:val="center"/>
          </w:tcPr>
          <w:p w14:paraId="6F385910"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5FBDA47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095B2135" w14:textId="345AC12C"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SRLSR-s population is currently a data gap</w:t>
            </w:r>
            <w:r w:rsidR="000D645F">
              <w:rPr>
                <w:rFonts w:cs="Times New Roman"/>
                <w:sz w:val="20"/>
                <w:szCs w:val="20"/>
              </w:rPr>
              <w:t xml:space="preserve"> and either</w:t>
            </w:r>
            <w:r w:rsidR="00246CBC">
              <w:rPr>
                <w:rFonts w:cs="Times New Roman"/>
                <w:sz w:val="20"/>
                <w:szCs w:val="20"/>
              </w:rPr>
              <w:t xml:space="preserve"> high- or low-precision monitoring is necessary</w:t>
            </w:r>
            <w:r>
              <w:rPr>
                <w:rFonts w:cs="Times New Roman"/>
                <w:sz w:val="20"/>
                <w:szCs w:val="20"/>
              </w:rPr>
              <w:t>.</w:t>
            </w:r>
            <w:r w:rsidR="004F71E4">
              <w:rPr>
                <w:rFonts w:cs="Times New Roman"/>
                <w:sz w:val="20"/>
                <w:szCs w:val="20"/>
              </w:rPr>
              <w:t xml:space="preserve"> High-precision monitoring could be accomplished at the mouth of the Little Salmon River (only major spawning area)</w:t>
            </w:r>
            <w:r w:rsidR="00493A3E">
              <w:rPr>
                <w:rFonts w:cs="Times New Roman"/>
                <w:sz w:val="20"/>
                <w:szCs w:val="20"/>
              </w:rPr>
              <w:t>;</w:t>
            </w:r>
            <w:r>
              <w:rPr>
                <w:rFonts w:cs="Times New Roman"/>
                <w:sz w:val="20"/>
                <w:szCs w:val="20"/>
              </w:rPr>
              <w:t xml:space="preserve"> Low-precision monitoring could be accomplished with an IPTDS near the mouth of a minor (e.g., Rock, Whitebird, </w:t>
            </w:r>
            <w:proofErr w:type="spellStart"/>
            <w:r>
              <w:rPr>
                <w:rFonts w:cs="Times New Roman"/>
                <w:sz w:val="20"/>
                <w:szCs w:val="20"/>
              </w:rPr>
              <w:t>Skookumchuck</w:t>
            </w:r>
            <w:proofErr w:type="spellEnd"/>
            <w:r>
              <w:rPr>
                <w:rFonts w:cs="Times New Roman"/>
                <w:sz w:val="20"/>
                <w:szCs w:val="20"/>
              </w:rPr>
              <w:t xml:space="preserve">, Slate) spawning </w:t>
            </w:r>
            <w:r>
              <w:rPr>
                <w:rFonts w:cs="Times New Roman"/>
                <w:sz w:val="20"/>
                <w:szCs w:val="20"/>
              </w:rPr>
              <w:lastRenderedPageBreak/>
              <w:t xml:space="preserve">area. Other populations within the MPG are monitored with high precision, and so only low-precision monitoring is required. </w:t>
            </w:r>
          </w:p>
        </w:tc>
        <w:tc>
          <w:tcPr>
            <w:tcW w:w="1980" w:type="dxa"/>
            <w:vAlign w:val="center"/>
          </w:tcPr>
          <w:p w14:paraId="081595AC" w14:textId="0D3B6901"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Consider adding an IPTDS</w:t>
            </w:r>
            <w:r w:rsidR="00C80360">
              <w:rPr>
                <w:rFonts w:cs="Times New Roman"/>
                <w:sz w:val="20"/>
                <w:szCs w:val="20"/>
              </w:rPr>
              <w:t xml:space="preserve"> near the mouth of the Little Salmon River, if feasible</w:t>
            </w:r>
            <w:r w:rsidR="00606230">
              <w:rPr>
                <w:rFonts w:cs="Times New Roman"/>
                <w:sz w:val="20"/>
                <w:szCs w:val="20"/>
              </w:rPr>
              <w:t xml:space="preserve">; </w:t>
            </w:r>
            <w:r w:rsidR="00606230">
              <w:rPr>
                <w:rFonts w:cs="Times New Roman"/>
                <w:sz w:val="20"/>
                <w:szCs w:val="20"/>
              </w:rPr>
              <w:lastRenderedPageBreak/>
              <w:t>a</w:t>
            </w:r>
            <w:r w:rsidR="00C80360">
              <w:rPr>
                <w:rFonts w:cs="Times New Roman"/>
                <w:sz w:val="20"/>
                <w:szCs w:val="20"/>
              </w:rPr>
              <w:t>lternatively, consider a</w:t>
            </w:r>
            <w:r w:rsidR="00606230">
              <w:rPr>
                <w:rFonts w:cs="Times New Roman"/>
                <w:sz w:val="20"/>
                <w:szCs w:val="20"/>
              </w:rPr>
              <w:t xml:space="preserve"> site</w:t>
            </w:r>
            <w:r w:rsidR="00C80360">
              <w:rPr>
                <w:rFonts w:cs="Times New Roman"/>
                <w:sz w:val="20"/>
                <w:szCs w:val="20"/>
              </w:rPr>
              <w:t xml:space="preserve"> below a minor spawning area</w:t>
            </w:r>
          </w:p>
        </w:tc>
      </w:tr>
    </w:tbl>
    <w:p w14:paraId="03C0A40C" w14:textId="71109BFE" w:rsidR="00887F08" w:rsidRPr="00887F08" w:rsidRDefault="00887F08" w:rsidP="003627F5">
      <w:pPr>
        <w:pStyle w:val="Heading3"/>
      </w:pPr>
      <w:bookmarkStart w:id="67" w:name="_Toc142907694"/>
      <w:bookmarkEnd w:id="51"/>
      <w:r>
        <w:lastRenderedPageBreak/>
        <w:t>Clearwater</w:t>
      </w:r>
      <w:r w:rsidRPr="00887F08">
        <w:t xml:space="preserve"> River MPG</w:t>
      </w:r>
      <w:bookmarkEnd w:id="67"/>
    </w:p>
    <w:p w14:paraId="209FAC20" w14:textId="3FEC5D82" w:rsidR="001754C4" w:rsidRDefault="001754C4" w:rsidP="001754C4">
      <w:pPr>
        <w:jc w:val="both"/>
      </w:pPr>
      <w:bookmarkStart w:id="68" w:name="_Hlk141428815"/>
      <w:r>
        <w:t xml:space="preserve">Funding for O&amp;M is currently provided for </w:t>
      </w:r>
      <w:r w:rsidR="00F27DFE">
        <w:t>seven</w:t>
      </w:r>
      <w:r>
        <w:t xml:space="preserve"> IPTDS sites within the Clearwater River MPG. We recommend the continued funding of O&amp;M for five sites currently funded under the project and adding two existing sites (SW1 and SW2) to ensure long-term monitoring of the CRSEL-s population. In addition, at least two other sites within the </w:t>
      </w:r>
      <w:r w:rsidRPr="00F651EE">
        <w:rPr>
          <w:rFonts w:cs="Times New Roman"/>
        </w:rPr>
        <w:t>CRSFC-s and CRLMA-s populations should be considered for funding; however, those don’t necessarily need to be SC2 or CRA, at least as currently configured.</w:t>
      </w:r>
      <w:r>
        <w:rPr>
          <w:rFonts w:cs="Times New Roman"/>
        </w:rPr>
        <w:t xml:space="preserve"> Continued funding of O&amp;M is recommended for </w:t>
      </w:r>
      <w:r w:rsidRPr="00F651EE">
        <w:rPr>
          <w:rFonts w:cs="Times New Roman"/>
        </w:rPr>
        <w:t>LRL, LRU, SC1, LC1, and LC2.</w:t>
      </w:r>
    </w:p>
    <w:p w14:paraId="541974F3" w14:textId="0B476FE0" w:rsidR="00294461" w:rsidRPr="00517FA0" w:rsidRDefault="001754C4" w:rsidP="00294461">
      <w:pPr>
        <w:jc w:val="both"/>
      </w:pPr>
      <w:r>
        <w:t xml:space="preserve">To improve population status and trends monitoring for steelhead in the MPG, alternate site configurations could be considered within the </w:t>
      </w:r>
      <w:r w:rsidRPr="00F651EE">
        <w:rPr>
          <w:rFonts w:cs="Times New Roman"/>
        </w:rPr>
        <w:t>CRSFC-s and CRLMA-s populations.</w:t>
      </w:r>
      <w:r>
        <w:rPr>
          <w:rFonts w:cs="Times New Roman"/>
        </w:rPr>
        <w:t xml:space="preserve"> For example, either the SC1 or SC2 (likely SC2) site could be moved to near the bottom boundary of the SRSFC-s population; alternately, an IPTDS near the bottom of a major spawning area within the CRLMA-s population could be considered. Existing sites within the CRLMA-s population to consider include </w:t>
      </w:r>
      <w:r w:rsidRPr="00F651EE">
        <w:rPr>
          <w:rFonts w:cs="Times New Roman"/>
        </w:rPr>
        <w:t>JUL (Potlatch River), LAP (</w:t>
      </w:r>
      <w:proofErr w:type="spellStart"/>
      <w:r w:rsidRPr="00F651EE">
        <w:rPr>
          <w:rFonts w:cs="Times New Roman"/>
        </w:rPr>
        <w:t>Lapwai</w:t>
      </w:r>
      <w:proofErr w:type="spellEnd"/>
      <w:r w:rsidRPr="00F651EE">
        <w:rPr>
          <w:rFonts w:cs="Times New Roman"/>
        </w:rPr>
        <w:t xml:space="preserve"> </w:t>
      </w:r>
      <w:del w:id="69" w:author="Copeland,Tim" w:date="2023-08-30T16:44:00Z">
        <w:r w:rsidRPr="00F651EE" w:rsidDel="00587A82">
          <w:rPr>
            <w:rFonts w:cs="Times New Roman"/>
          </w:rPr>
          <w:delText>River</w:delText>
        </w:r>
      </w:del>
      <w:ins w:id="70" w:author="Copeland,Tim" w:date="2023-08-30T16:44:00Z">
        <w:r w:rsidR="00587A82">
          <w:rPr>
            <w:rFonts w:cs="Times New Roman"/>
          </w:rPr>
          <w:t>Creek</w:t>
        </w:r>
      </w:ins>
      <w:r w:rsidRPr="00F651EE">
        <w:rPr>
          <w:rFonts w:cs="Times New Roman"/>
        </w:rPr>
        <w:t>), or LAW (Lawyer Creek)</w:t>
      </w:r>
      <w:r>
        <w:rPr>
          <w:rFonts w:cs="Times New Roman"/>
        </w:rPr>
        <w:t>; LAP would be a good candidate due to reliable operation and to continue the existing time-series of abundance estimates</w:t>
      </w:r>
      <w:r w:rsidR="00517FA0">
        <w:rPr>
          <w:rFonts w:cs="Times New Roman"/>
        </w:rPr>
        <w:t xml:space="preserve">. </w:t>
      </w:r>
      <w:r w:rsidR="00294461" w:rsidRPr="00F651EE">
        <w:rPr>
          <w:rFonts w:cs="Times New Roman"/>
        </w:rPr>
        <w:t>Regardless, one site within the CRSFC-s population should be funded under the IPTDS O&amp;M project to facilitate estimates of detection probabilities at downriver sites, but that site doesn’t necessarily need to be CRA.</w:t>
      </w:r>
      <w:r w:rsidR="00A868D5" w:rsidRPr="00F651EE">
        <w:rPr>
          <w:rFonts w:cs="Times New Roman"/>
        </w:rPr>
        <w:t xml:space="preserve"> Low-precision monitoring for these two populations could likely be accomplished with better coverage and improved cost-savings by using 1) different site/array configurations, 2) funding alternate sites, or 3) a combination of both.</w:t>
      </w:r>
    </w:p>
    <w:p w14:paraId="7EAB3726" w14:textId="599C022A" w:rsidR="00525F8D" w:rsidRPr="00F651EE" w:rsidRDefault="00947CCE" w:rsidP="006E2AF4">
      <w:pPr>
        <w:jc w:val="both"/>
        <w:rPr>
          <w:rFonts w:cs="Times New Roman"/>
        </w:rPr>
      </w:pPr>
      <w:r w:rsidRPr="00F651EE">
        <w:rPr>
          <w:rFonts w:cs="Times New Roman"/>
        </w:rPr>
        <w:t>Two arrays should continue to be funded within the CRLOL-s population. However, LC2 is currently located at a site which is difficult for O&amp;M. To reduce time and costs, it should be considered to either convert LC1 to a two-pass configuration or move LC2 upstream to a location easier for O&amp;M, preferabl</w:t>
      </w:r>
      <w:r w:rsidR="00A868D5" w:rsidRPr="00F651EE">
        <w:rPr>
          <w:rFonts w:cs="Times New Roman"/>
        </w:rPr>
        <w:t>y</w:t>
      </w:r>
      <w:r w:rsidRPr="00F651EE">
        <w:rPr>
          <w:rFonts w:cs="Times New Roman"/>
        </w:rPr>
        <w:t xml:space="preserve"> downstream of major spawning areas.</w:t>
      </w:r>
    </w:p>
    <w:bookmarkEnd w:id="68"/>
    <w:p w14:paraId="1E7A4096" w14:textId="2357EC92" w:rsidR="00887F08" w:rsidRPr="007C4CE1" w:rsidRDefault="00887F08" w:rsidP="00887F08">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5</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07002C"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71"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4AC8DE52"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p>
        </w:tc>
        <w:tc>
          <w:tcPr>
            <w:tcW w:w="1980" w:type="dxa"/>
            <w:vAlign w:val="center"/>
          </w:tcPr>
          <w:p w14:paraId="182CDB69" w14:textId="6D4412F6"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lastRenderedPageBreak/>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5B91D9B6"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w:t>
            </w:r>
          </w:p>
        </w:tc>
        <w:tc>
          <w:tcPr>
            <w:tcW w:w="1980" w:type="dxa"/>
            <w:vAlign w:val="center"/>
          </w:tcPr>
          <w:p w14:paraId="3C04FB9E" w14:textId="03C4F261"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w:t>
            </w:r>
            <w:commentRangeStart w:id="72"/>
            <w:r>
              <w:rPr>
                <w:rFonts w:cs="Times New Roman"/>
                <w:sz w:val="20"/>
                <w:szCs w:val="20"/>
              </w:rPr>
              <w:t xml:space="preserve">funding </w:t>
            </w:r>
            <w:commentRangeEnd w:id="72"/>
            <w:r w:rsidR="000D0713">
              <w:rPr>
                <w:rStyle w:val="CommentReference"/>
              </w:rPr>
              <w:commentReference w:id="72"/>
            </w:r>
            <w:r>
              <w:rPr>
                <w:rFonts w:cs="Times New Roman"/>
                <w:sz w:val="20"/>
                <w:szCs w:val="20"/>
              </w:rPr>
              <w:t>LRL and LRU</w:t>
            </w:r>
          </w:p>
        </w:tc>
      </w:tr>
      <w:tr w:rsidR="0007002C"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55603704" w:rsidR="00887F08" w:rsidRPr="00D65084" w:rsidRDefault="00B91AD6" w:rsidP="00C737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w:t>
            </w:r>
            <w:r w:rsidR="00E94C28">
              <w:rPr>
                <w:rFonts w:cs="Times New Roman"/>
                <w:sz w:val="20"/>
                <w:szCs w:val="20"/>
              </w:rPr>
              <w:t xml:space="preserve"> An estimate for one tributary, Crooked River, within the population is currently possible using </w:t>
            </w:r>
            <w:commentRangeStart w:id="73"/>
            <w:r w:rsidR="00E94C28">
              <w:rPr>
                <w:rFonts w:cs="Times New Roman"/>
                <w:sz w:val="20"/>
                <w:szCs w:val="20"/>
              </w:rPr>
              <w:t>the two-pass CRA site</w:t>
            </w:r>
            <w:commentRangeEnd w:id="73"/>
            <w:r w:rsidR="00C122A0">
              <w:rPr>
                <w:rStyle w:val="CommentReference"/>
              </w:rPr>
              <w:commentReference w:id="73"/>
            </w:r>
            <w:r w:rsidR="00E94C28">
              <w:rPr>
                <w:rFonts w:cs="Times New Roman"/>
                <w:sz w:val="20"/>
                <w:szCs w:val="20"/>
              </w:rPr>
              <w:t>. SC1 and SC2 allow for an abundance estimate for the entire South Fork Clearwater watershed; however, the CRSFC-s population boundary occurs well upstream of SC2 where Hwy 13 crosses the South Fork Clearwater River and abundance estimates at SC1/SC2 don’t account for e.g., pre-spawn mortality, harvest, etc.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be maintained to ensure that detection probabilities could be estimated.</w:t>
            </w:r>
            <w:r w:rsidR="00F33A32">
              <w:rPr>
                <w:rFonts w:cs="Times New Roman"/>
                <w:sz w:val="20"/>
                <w:szCs w:val="20"/>
              </w:rPr>
              <w:t xml:space="preserve"> </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C73751">
              <w:rPr>
                <w:rFonts w:cs="Times New Roman"/>
                <w:sz w:val="20"/>
                <w:szCs w:val="20"/>
              </w:rPr>
              <w:t xml:space="preserve"> to maintain low-precision monitoring. Alternate site configurations, 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239DFD68"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07002C"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706EB541"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w:t>
            </w:r>
            <w:commentRangeStart w:id="74"/>
            <w:r>
              <w:rPr>
                <w:rFonts w:cs="Times New Roman"/>
                <w:sz w:val="20"/>
                <w:szCs w:val="20"/>
              </w:rPr>
              <w:t xml:space="preserve">Potlatch [JUL], </w:t>
            </w:r>
            <w:proofErr w:type="spellStart"/>
            <w:r>
              <w:rPr>
                <w:rFonts w:cs="Times New Roman"/>
                <w:sz w:val="20"/>
                <w:szCs w:val="20"/>
              </w:rPr>
              <w:t>Lapwai</w:t>
            </w:r>
            <w:proofErr w:type="spellEnd"/>
            <w:r>
              <w:rPr>
                <w:rFonts w:cs="Times New Roman"/>
                <w:sz w:val="20"/>
                <w:szCs w:val="20"/>
              </w:rPr>
              <w:t xml:space="preserve"> [LAP], Lawyer </w:t>
            </w:r>
            <w:r>
              <w:rPr>
                <w:rFonts w:cs="Times New Roman"/>
                <w:sz w:val="20"/>
                <w:szCs w:val="20"/>
              </w:rPr>
              <w:lastRenderedPageBreak/>
              <w:t>[LAW], Big Canyon</w:t>
            </w:r>
            <w:commentRangeEnd w:id="74"/>
            <w:r w:rsidR="00C67F4C">
              <w:rPr>
                <w:rStyle w:val="CommentReference"/>
              </w:rPr>
              <w:commentReference w:id="74"/>
            </w:r>
            <w:r>
              <w:rPr>
                <w:rFonts w:cs="Times New Roman"/>
                <w:sz w:val="20"/>
                <w:szCs w:val="20"/>
              </w:rPr>
              <w:t xml:space="preserve">,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w:t>
            </w:r>
            <w:proofErr w:type="gramStart"/>
            <w:r>
              <w:rPr>
                <w:rFonts w:cs="Times New Roman"/>
                <w:sz w:val="20"/>
                <w:szCs w:val="20"/>
              </w:rPr>
              <w:t>s, or</w:t>
            </w:r>
            <w:proofErr w:type="gramEnd"/>
            <w:r>
              <w:rPr>
                <w:rFonts w:cs="Times New Roman"/>
                <w:sz w:val="20"/>
                <w:szCs w:val="20"/>
              </w:rPr>
              <w:t xml:space="preserve">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0F95D39" w14:textId="58867ED9"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No action needed to maintain low-precision monitoring</w:t>
            </w:r>
            <w:r w:rsidR="00195900">
              <w:rPr>
                <w:rFonts w:cs="Times New Roman"/>
                <w:sz w:val="20"/>
                <w:szCs w:val="20"/>
              </w:rPr>
              <w:t>, however</w:t>
            </w:r>
            <w:r w:rsidR="00FB3BC2">
              <w:rPr>
                <w:rFonts w:cs="Times New Roman"/>
                <w:sz w:val="20"/>
                <w:szCs w:val="20"/>
              </w:rPr>
              <w:t>, it’s recommended to alter</w:t>
            </w:r>
            <w:r>
              <w:rPr>
                <w:rFonts w:cs="Times New Roman"/>
                <w:sz w:val="20"/>
                <w:szCs w:val="20"/>
              </w:rPr>
              <w:t xml:space="preserve"> site configurations, including for SC1 and SC2, to improve </w:t>
            </w:r>
            <w:r>
              <w:rPr>
                <w:rFonts w:cs="Times New Roman"/>
                <w:sz w:val="20"/>
                <w:szCs w:val="20"/>
              </w:rPr>
              <w:lastRenderedPageBreak/>
              <w:t>cost-savings</w:t>
            </w:r>
            <w:r w:rsidR="00FF4565">
              <w:rPr>
                <w:rFonts w:cs="Times New Roman"/>
                <w:sz w:val="20"/>
                <w:szCs w:val="20"/>
              </w:rPr>
              <w:t xml:space="preserve"> and monitoring precision</w:t>
            </w:r>
            <w:r>
              <w:rPr>
                <w:rFonts w:cs="Times New Roman"/>
                <w:sz w:val="20"/>
                <w:szCs w:val="20"/>
              </w:rPr>
              <w:t xml:space="preserve"> for </w:t>
            </w:r>
            <w:r w:rsidR="00FF4565">
              <w:rPr>
                <w:rFonts w:cs="Times New Roman"/>
                <w:sz w:val="20"/>
                <w:szCs w:val="20"/>
              </w:rPr>
              <w:t xml:space="preserve">both </w:t>
            </w:r>
            <w:r>
              <w:rPr>
                <w:rFonts w:cs="Times New Roman"/>
                <w:sz w:val="20"/>
                <w:szCs w:val="20"/>
              </w:rPr>
              <w:t>CRSFC-s and CRLMA-s populations</w:t>
            </w:r>
          </w:p>
        </w:tc>
      </w:tr>
      <w:bookmarkEnd w:id="71"/>
    </w:tbl>
    <w:p w14:paraId="0D7010A2" w14:textId="77777777" w:rsidR="00887F08" w:rsidRDefault="00887F08" w:rsidP="00B256E7">
      <w:pPr>
        <w:jc w:val="both"/>
        <w:rPr>
          <w:rFonts w:cs="Times New Roman"/>
          <w:b/>
          <w:bCs/>
          <w:sz w:val="24"/>
          <w:szCs w:val="24"/>
        </w:rPr>
      </w:pPr>
    </w:p>
    <w:p w14:paraId="36329685" w14:textId="3874AC3E" w:rsidR="009952AE" w:rsidRPr="00887F08" w:rsidRDefault="009952AE" w:rsidP="003627F5">
      <w:pPr>
        <w:pStyle w:val="Heading3"/>
      </w:pPr>
      <w:bookmarkStart w:id="75" w:name="_Toc142907695"/>
      <w:bookmarkStart w:id="76" w:name="_Hlk141435949"/>
      <w:r>
        <w:t>Imnaha</w:t>
      </w:r>
      <w:r w:rsidRPr="00887F08">
        <w:t xml:space="preserve"> River MPG</w:t>
      </w:r>
      <w:bookmarkEnd w:id="75"/>
    </w:p>
    <w:p w14:paraId="7AE11E7E" w14:textId="222BC5F6" w:rsidR="00F27DFE" w:rsidRDefault="00F27DFE" w:rsidP="00FC0CE8">
      <w:pPr>
        <w:jc w:val="both"/>
        <w:rPr>
          <w:rFonts w:cs="Times New Roman"/>
        </w:rPr>
      </w:pPr>
      <w:r>
        <w:rPr>
          <w:rFonts w:cs="Times New Roman"/>
        </w:rPr>
        <w:t>Funding for O&amp;M is currently provided for five IPTDS sites within the Imnaha River MPG. We recommend the continued funding of O&amp;M for at least one site currently funded by the IPTDS O&amp;M project: IR1. In addition, one additional array or site upstream of IR1 should be funded to ensure estimation of a detection probability at IR1. Options could include converting IR1 to a two-pass configuration, continued funding of the BSC or IR3 sites, or moving funding from BSC/IR3 to another existing site within the population important for status and trends monitoring. Funding of O&amp;M for other sites could be removed from the IPTDS O&amp;M project, assuming sites would provide sufficient detections (and adequate detection probabilities) to estimate abundance of the IRMAI-s population for high-precision status and trends monitoring. High-precision monitoring is required for the IRMAI-s population since it is the only population in the MPG.</w:t>
      </w:r>
    </w:p>
    <w:p w14:paraId="2526D270" w14:textId="14BA729B"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6</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6C336594" w:rsidR="009952AE" w:rsidRPr="00D65084" w:rsidRDefault="00393B46" w:rsidP="00393B4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IRMAI-s is the only population in the MPG and so should be monitored with high precision. High-resolution monitoring could be accomplished using IR1 as the site is below all major spawning areas. In addition, one additional array upstream of IR1 should be funded under the IPTDS O&amp;M project to allow estimation of a detection probability at IR1. Currently, five sites within the population are funded under the project; however, only two are necessary, given sufficient detections to estimate abundance at IR1 for status and trends monitoring. COC would provide complete coverage for the population, but is not necessary, as Cow Creek is a minor spawning area.</w:t>
            </w:r>
          </w:p>
        </w:tc>
        <w:tc>
          <w:tcPr>
            <w:tcW w:w="1980" w:type="dxa"/>
            <w:vAlign w:val="center"/>
          </w:tcPr>
          <w:p w14:paraId="412C407B" w14:textId="5ADF18A1"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IR1 plus one additional site upstream</w:t>
            </w:r>
            <w:r w:rsidR="00824B19">
              <w:rPr>
                <w:rFonts w:cs="Times New Roman"/>
                <w:sz w:val="20"/>
                <w:szCs w:val="20"/>
              </w:rPr>
              <w:t xml:space="preserve">, or consider </w:t>
            </w:r>
            <w:r w:rsidR="001B0429">
              <w:rPr>
                <w:rFonts w:cs="Times New Roman"/>
                <w:sz w:val="20"/>
                <w:szCs w:val="20"/>
              </w:rPr>
              <w:t>upgrading IR</w:t>
            </w:r>
            <w:r>
              <w:rPr>
                <w:rFonts w:cs="Times New Roman"/>
                <w:sz w:val="20"/>
                <w:szCs w:val="20"/>
              </w:rPr>
              <w:t>1</w:t>
            </w:r>
            <w:r w:rsidR="00824B19">
              <w:rPr>
                <w:rFonts w:cs="Times New Roman"/>
                <w:sz w:val="20"/>
                <w:szCs w:val="20"/>
              </w:rPr>
              <w:t xml:space="preserve"> to two nodes</w:t>
            </w:r>
            <w:r w:rsidR="001C223E">
              <w:rPr>
                <w:rFonts w:cs="Times New Roman"/>
                <w:sz w:val="20"/>
                <w:szCs w:val="20"/>
              </w:rPr>
              <w:t xml:space="preserve"> </w:t>
            </w:r>
            <w:r w:rsidR="002D03A6">
              <w:rPr>
                <w:rFonts w:cs="Times New Roman"/>
                <w:sz w:val="20"/>
                <w:szCs w:val="20"/>
              </w:rPr>
              <w:t>to reduce O&amp;M costs</w:t>
            </w:r>
          </w:p>
        </w:tc>
      </w:tr>
    </w:tbl>
    <w:p w14:paraId="46B2033A" w14:textId="77777777" w:rsidR="009952AE" w:rsidRDefault="009952AE" w:rsidP="00B256E7">
      <w:pPr>
        <w:jc w:val="both"/>
        <w:rPr>
          <w:rFonts w:cs="Times New Roman"/>
          <w:b/>
          <w:bCs/>
          <w:sz w:val="24"/>
          <w:szCs w:val="24"/>
        </w:rPr>
      </w:pPr>
    </w:p>
    <w:p w14:paraId="548FF436" w14:textId="77777777" w:rsidR="00EC65B9" w:rsidRDefault="00EC65B9">
      <w:pPr>
        <w:rPr>
          <w:rFonts w:eastAsiaTheme="majorEastAsia" w:cstheme="majorBidi"/>
          <w:sz w:val="24"/>
          <w:szCs w:val="24"/>
          <w:u w:val="single"/>
        </w:rPr>
      </w:pPr>
      <w:r>
        <w:br w:type="page"/>
      </w:r>
    </w:p>
    <w:p w14:paraId="5A31BDE6" w14:textId="10BD987F" w:rsidR="009952AE" w:rsidRPr="00317BB3" w:rsidRDefault="009952AE" w:rsidP="003627F5">
      <w:pPr>
        <w:pStyle w:val="Heading3"/>
      </w:pPr>
      <w:bookmarkStart w:id="77" w:name="_Toc142907696"/>
      <w:r w:rsidRPr="00317BB3">
        <w:lastRenderedPageBreak/>
        <w:t>Grande Ronde River MPG</w:t>
      </w:r>
      <w:bookmarkEnd w:id="77"/>
    </w:p>
    <w:p w14:paraId="3EC36C69" w14:textId="297F55C8" w:rsidR="00E03127" w:rsidRDefault="00E03127" w:rsidP="009952AE">
      <w:pPr>
        <w:jc w:val="both"/>
        <w:rPr>
          <w:rFonts w:cs="Times New Roman"/>
        </w:rPr>
      </w:pPr>
      <w:r>
        <w:rPr>
          <w:rFonts w:cs="Times New Roman"/>
        </w:rPr>
        <w:t xml:space="preserve">Funding of O&amp;M is currently provided for three sites within the Grande Ronde MPG. We recommended the continued funding for each of these (UGR, WR1, and JOC); in addition, WEN should be considered for funding under the project. </w:t>
      </w:r>
    </w:p>
    <w:p w14:paraId="33127647" w14:textId="7C82153E" w:rsidR="00405CE8" w:rsidRPr="00F651EE" w:rsidRDefault="00405CE8" w:rsidP="009952AE">
      <w:pPr>
        <w:jc w:val="both"/>
        <w:rPr>
          <w:rFonts w:cs="Times New Roman"/>
        </w:rPr>
      </w:pPr>
      <w:r w:rsidRPr="00F651EE">
        <w:rPr>
          <w:rFonts w:cs="Times New Roman"/>
        </w:rPr>
        <w:t>Alternative site or array configurations for the GRWAL-s population could be considered to reduce time and costs and improve population status and trends monitoring, if desired.</w:t>
      </w:r>
    </w:p>
    <w:p w14:paraId="111EE161" w14:textId="49C31AF6"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7</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78"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245AF0D9"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79"/>
            <w:r>
              <w:rPr>
                <w:rFonts w:cs="Times New Roman"/>
                <w:sz w:val="20"/>
                <w:szCs w:val="20"/>
              </w:rPr>
              <w:t>Lookingglass major spawning area</w:t>
            </w:r>
            <w:commentRangeEnd w:id="79"/>
            <w:r w:rsidR="00156B15">
              <w:rPr>
                <w:rStyle w:val="CommentReference"/>
              </w:rPr>
              <w:commentReference w:id="79"/>
            </w:r>
            <w:r>
              <w:rPr>
                <w:rFonts w:cs="Times New Roman"/>
                <w:sz w:val="20"/>
                <w:szCs w:val="20"/>
              </w:rPr>
              <w:t>.</w:t>
            </w:r>
          </w:p>
        </w:tc>
        <w:tc>
          <w:tcPr>
            <w:tcW w:w="1980" w:type="dxa"/>
            <w:vAlign w:val="center"/>
          </w:tcPr>
          <w:p w14:paraId="4D7315E5" w14:textId="66C0A739"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3D39FEB6" w:rsidR="009952AE" w:rsidRPr="0007002C" w:rsidRDefault="00302709" w:rsidP="00415F9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w:t>
            </w:r>
            <w:r w:rsidR="009A4989">
              <w:rPr>
                <w:rFonts w:cs="Times New Roman"/>
                <w:sz w:val="20"/>
                <w:szCs w:val="20"/>
              </w:rPr>
              <w:t>WR1, funded under the IPTDS O&amp;M project, is a single-pass array used to estimate abundance for the GRWAL-s population, but relies on two upstream sites not funded under the projec</w:t>
            </w:r>
            <w:r w:rsidR="008819F9">
              <w:rPr>
                <w:rFonts w:cs="Times New Roman"/>
                <w:sz w:val="20"/>
                <w:szCs w:val="20"/>
              </w:rPr>
              <w:t>t (MR1 and WR2) to provide necessary detections to estimate a detection probability at WR1</w:t>
            </w:r>
            <w:r w:rsidR="003B3A86">
              <w:rPr>
                <w:rFonts w:cs="Times New Roman"/>
                <w:sz w:val="20"/>
                <w:szCs w:val="20"/>
              </w:rPr>
              <w:t>. Continued funding of WR1 and adding MR1 and WR2 would ensure continued high-precision monitoring</w:t>
            </w:r>
            <w:r w:rsidR="00443A7E">
              <w:rPr>
                <w:rFonts w:cs="Times New Roman"/>
                <w:sz w:val="20"/>
                <w:szCs w:val="20"/>
              </w:rPr>
              <w:t>. Alternatively, funding either MR1 (Minam) or WR2</w:t>
            </w:r>
            <w:r w:rsidR="00BF63EB">
              <w:rPr>
                <w:rFonts w:cs="Times New Roman"/>
                <w:sz w:val="20"/>
                <w:szCs w:val="20"/>
              </w:rPr>
              <w:t xml:space="preserve"> (Wallowa, Upper Wallowa, Lostine)</w:t>
            </w:r>
            <w:r w:rsidR="00443A7E">
              <w:rPr>
                <w:rFonts w:cs="Times New Roman"/>
                <w:sz w:val="20"/>
                <w:szCs w:val="20"/>
              </w:rPr>
              <w:t xml:space="preserve"> would</w:t>
            </w:r>
            <w:r w:rsidR="00343CFB">
              <w:rPr>
                <w:rFonts w:cs="Times New Roman"/>
                <w:sz w:val="20"/>
                <w:szCs w:val="20"/>
              </w:rPr>
              <w:t xml:space="preserve"> provide low-precision monitoring of one or three major spawning areas, respectively</w:t>
            </w:r>
            <w:r w:rsidR="00415F9B">
              <w:rPr>
                <w:rFonts w:cs="Times New Roman"/>
                <w:sz w:val="20"/>
                <w:szCs w:val="20"/>
              </w:rPr>
              <w:t>. In addition, alternate configurations of sites and arrays in the population could be considered to reduce costs for status and trends monitoring, if desired.</w:t>
            </w:r>
          </w:p>
        </w:tc>
        <w:tc>
          <w:tcPr>
            <w:tcW w:w="1980" w:type="dxa"/>
            <w:vAlign w:val="center"/>
          </w:tcPr>
          <w:p w14:paraId="255CCA2D" w14:textId="5CDF554E"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WR1</w:t>
            </w:r>
            <w:r w:rsidR="008A3F5D">
              <w:rPr>
                <w:rFonts w:cs="Times New Roman"/>
                <w:sz w:val="20"/>
                <w:szCs w:val="20"/>
              </w:rPr>
              <w:t xml:space="preserve"> and begin funding MR1 and WR2</w:t>
            </w:r>
            <w:r w:rsidR="00D454F6">
              <w:rPr>
                <w:rFonts w:cs="Times New Roman"/>
                <w:sz w:val="20"/>
                <w:szCs w:val="20"/>
              </w:rPr>
              <w:t xml:space="preserve"> if high-precision mon</w:t>
            </w:r>
            <w:r w:rsidR="00617CB9">
              <w:rPr>
                <w:rFonts w:cs="Times New Roman"/>
                <w:sz w:val="20"/>
                <w:szCs w:val="20"/>
              </w:rPr>
              <w:t>itoring is desired; alternatively, consider funding MR1 or WR2 is low-precision monitoring is adequate</w:t>
            </w:r>
          </w:p>
        </w:tc>
      </w:tr>
      <w:bookmarkEnd w:id="76"/>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55258BBC"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2FB15A3A"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WEN</w:t>
            </w:r>
          </w:p>
        </w:tc>
      </w:tr>
    </w:tbl>
    <w:p w14:paraId="3D7B7CB6" w14:textId="364B37F7" w:rsidR="009952AE" w:rsidRPr="00887F08" w:rsidRDefault="009952AE" w:rsidP="003627F5">
      <w:pPr>
        <w:pStyle w:val="Heading3"/>
      </w:pPr>
      <w:bookmarkStart w:id="80" w:name="_Toc142907697"/>
      <w:bookmarkEnd w:id="78"/>
      <w:r>
        <w:lastRenderedPageBreak/>
        <w:t>Hells Canyon</w:t>
      </w:r>
      <w:r w:rsidRPr="00887F08">
        <w:t xml:space="preserve"> MPG</w:t>
      </w:r>
      <w:bookmarkEnd w:id="80"/>
    </w:p>
    <w:p w14:paraId="456C2177" w14:textId="777405FE" w:rsidR="009952AE" w:rsidRPr="00F651EE" w:rsidRDefault="002007E7" w:rsidP="009952AE">
      <w:pPr>
        <w:jc w:val="both"/>
        <w:rPr>
          <w:rFonts w:cs="Times New Roman"/>
        </w:rPr>
      </w:pPr>
      <w:r w:rsidRPr="00F651EE">
        <w:rPr>
          <w:rFonts w:cs="Times New Roman"/>
        </w:rPr>
        <w:t>The lone population in the MPG (SNHCT-s) is</w:t>
      </w:r>
      <w:r w:rsidR="00E03127">
        <w:rPr>
          <w:rFonts w:cs="Times New Roman"/>
        </w:rPr>
        <w:t xml:space="preserve"> listed as</w:t>
      </w:r>
      <w:r w:rsidRPr="00F651EE">
        <w:rPr>
          <w:rFonts w:cs="Times New Roman"/>
        </w:rPr>
        <w:t xml:space="preserve"> extirpated, and so no considerations for the MPG were made.</w:t>
      </w:r>
    </w:p>
    <w:p w14:paraId="604CB9C8" w14:textId="2CEC8435"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8</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2767357B" w14:textId="77777777" w:rsidR="009952AE" w:rsidRPr="00C76B9C" w:rsidRDefault="009952AE" w:rsidP="00B256E7">
      <w:pPr>
        <w:jc w:val="both"/>
        <w:rPr>
          <w:rFonts w:cs="Times New Roman"/>
          <w:b/>
          <w:bCs/>
          <w:sz w:val="24"/>
          <w:szCs w:val="24"/>
          <w:lang w:val="fr-FR"/>
        </w:rPr>
      </w:pPr>
    </w:p>
    <w:p w14:paraId="440517D3" w14:textId="77777777" w:rsidR="00EC65B9" w:rsidRDefault="00EC65B9">
      <w:pPr>
        <w:rPr>
          <w:rFonts w:eastAsiaTheme="majorEastAsia" w:cstheme="majorBidi"/>
          <w:sz w:val="24"/>
          <w:szCs w:val="24"/>
          <w:u w:val="single"/>
        </w:rPr>
      </w:pPr>
      <w:r>
        <w:br w:type="page"/>
      </w:r>
    </w:p>
    <w:p w14:paraId="601CCCEB" w14:textId="3419274A" w:rsidR="009952AE" w:rsidRPr="00887F08" w:rsidRDefault="009952AE" w:rsidP="003627F5">
      <w:pPr>
        <w:pStyle w:val="Heading3"/>
      </w:pPr>
      <w:bookmarkStart w:id="81" w:name="_Toc142907698"/>
      <w:r>
        <w:lastRenderedPageBreak/>
        <w:t>Lower Snake</w:t>
      </w:r>
      <w:r w:rsidRPr="00887F08">
        <w:t xml:space="preserve"> MPG</w:t>
      </w:r>
      <w:bookmarkEnd w:id="81"/>
    </w:p>
    <w:p w14:paraId="4BEE40FE" w14:textId="3B4FE21E" w:rsidR="009952AE" w:rsidRPr="00F651EE" w:rsidRDefault="00982B5D" w:rsidP="009952AE">
      <w:pPr>
        <w:jc w:val="both"/>
        <w:rPr>
          <w:rFonts w:cs="Times New Roman"/>
        </w:rPr>
      </w:pPr>
      <w:r w:rsidRPr="00F651EE">
        <w:rPr>
          <w:rFonts w:cs="Times New Roman"/>
        </w:rPr>
        <w:t xml:space="preserve">Currently, neither of the two steelhead populations within the Lower Snake MPG are monitored </w:t>
      </w:r>
      <w:r w:rsidR="000C7D4F" w:rsidRPr="00F651EE">
        <w:rPr>
          <w:rFonts w:cs="Times New Roman"/>
        </w:rPr>
        <w:t>with</w:t>
      </w:r>
      <w:r w:rsidRPr="00F651EE">
        <w:rPr>
          <w:rFonts w:cs="Times New Roman"/>
        </w:rPr>
        <w:t xml:space="preserve"> high</w:t>
      </w:r>
      <w:r w:rsidR="000C7D4F" w:rsidRPr="00F651EE">
        <w:rPr>
          <w:rFonts w:cs="Times New Roman"/>
        </w:rPr>
        <w:t xml:space="preserve"> </w:t>
      </w:r>
      <w:r w:rsidRPr="00F651EE">
        <w:rPr>
          <w:rFonts w:cs="Times New Roman"/>
        </w:rPr>
        <w:t xml:space="preserve">precision, including IPTDS. Current IPTDS-based monitoring in the SNTUC-s populations is, at least partially, reliant on </w:t>
      </w:r>
      <w:r w:rsidR="000C7D4F" w:rsidRPr="00F651EE">
        <w:rPr>
          <w:rFonts w:cs="Times New Roman"/>
        </w:rPr>
        <w:t>“</w:t>
      </w:r>
      <w:r w:rsidRPr="00F651EE">
        <w:rPr>
          <w:rFonts w:cs="Times New Roman"/>
        </w:rPr>
        <w:t>fallbacks</w:t>
      </w:r>
      <w:r w:rsidR="000C7D4F" w:rsidRPr="00F651EE">
        <w:rPr>
          <w:rFonts w:cs="Times New Roman"/>
        </w:rPr>
        <w:t>”</w:t>
      </w:r>
      <w:r w:rsidRPr="00F651EE">
        <w:rPr>
          <w:rFonts w:cs="Times New Roman"/>
        </w:rPr>
        <w:t xml:space="preserve"> tagged at Lower Granite Dam, which are not </w:t>
      </w:r>
      <w:r w:rsidR="000C7D4F" w:rsidRPr="00F651EE">
        <w:rPr>
          <w:rFonts w:cs="Times New Roman"/>
        </w:rPr>
        <w:t>representative</w:t>
      </w:r>
      <w:r w:rsidRPr="00F651EE">
        <w:rPr>
          <w:rFonts w:cs="Times New Roman"/>
        </w:rPr>
        <w:t xml:space="preserve"> </w:t>
      </w:r>
      <w:r w:rsidR="000C7D4F" w:rsidRPr="00F651EE">
        <w:rPr>
          <w:rFonts w:cs="Times New Roman"/>
        </w:rPr>
        <w:t>of</w:t>
      </w:r>
      <w:r w:rsidRPr="00F651EE">
        <w:rPr>
          <w:rFonts w:cs="Times New Roman"/>
        </w:rPr>
        <w:t xml:space="preserve"> the run-at-large in</w:t>
      </w:r>
      <w:r w:rsidR="000C7D4F" w:rsidRPr="00F651EE">
        <w:rPr>
          <w:rFonts w:cs="Times New Roman"/>
        </w:rPr>
        <w:t>to</w:t>
      </w:r>
      <w:r w:rsidRPr="00F651EE">
        <w:rPr>
          <w:rFonts w:cs="Times New Roman"/>
        </w:rPr>
        <w:t xml:space="preserve"> the population. And thus, current IPTDS-based abundance estimates in the SNTUC-s population are considered low-precision. Current abundance estimates for the SNASO-s population do not account for abundance in the </w:t>
      </w:r>
      <w:proofErr w:type="spellStart"/>
      <w:r w:rsidRPr="00F651EE">
        <w:rPr>
          <w:rFonts w:cs="Times New Roman"/>
        </w:rPr>
        <w:t>Alpowa</w:t>
      </w:r>
      <w:proofErr w:type="spellEnd"/>
      <w:r w:rsidR="000C7D4F" w:rsidRPr="00F651EE">
        <w:rPr>
          <w:rFonts w:cs="Times New Roman"/>
        </w:rPr>
        <w:t xml:space="preserve"> Creek</w:t>
      </w:r>
      <w:r w:rsidRPr="00F651EE">
        <w:rPr>
          <w:rFonts w:cs="Times New Roman"/>
        </w:rPr>
        <w:t xml:space="preserve"> major spawning area</w:t>
      </w:r>
      <w:r w:rsidR="000C7D4F" w:rsidRPr="00F651EE">
        <w:rPr>
          <w:rFonts w:cs="Times New Roman"/>
        </w:rPr>
        <w:t>,</w:t>
      </w:r>
      <w:r w:rsidRPr="00F651EE">
        <w:rPr>
          <w:rFonts w:cs="Times New Roman"/>
        </w:rPr>
        <w:t xml:space="preserve"> and so are also considered low-precision. Because SNASO-s occurs upstream of Lower Granite Dam, high</w:t>
      </w:r>
      <w:r w:rsidR="000C7D4F" w:rsidRPr="00F651EE">
        <w:rPr>
          <w:rFonts w:cs="Times New Roman"/>
        </w:rPr>
        <w:t xml:space="preserve"> </w:t>
      </w:r>
      <w:r w:rsidRPr="00F651EE">
        <w:rPr>
          <w:rFonts w:cs="Times New Roman"/>
        </w:rPr>
        <w:t>precision</w:t>
      </w:r>
      <w:r w:rsidR="000C7D4F" w:rsidRPr="00F651EE">
        <w:rPr>
          <w:rFonts w:cs="Times New Roman"/>
        </w:rPr>
        <w:t xml:space="preserve"> adult escapement</w:t>
      </w:r>
      <w:r w:rsidRPr="00F651EE">
        <w:rPr>
          <w:rFonts w:cs="Times New Roman"/>
        </w:rPr>
        <w:t xml:space="preserve"> monitoring is</w:t>
      </w:r>
      <w:r w:rsidR="000C7D4F" w:rsidRPr="00F651EE">
        <w:rPr>
          <w:rFonts w:cs="Times New Roman"/>
        </w:rPr>
        <w:t xml:space="preserve"> likely more feasible</w:t>
      </w:r>
      <w:r w:rsidRPr="00F651EE">
        <w:rPr>
          <w:rFonts w:cs="Times New Roman"/>
        </w:rPr>
        <w:t xml:space="preserve"> in that population. We recommend funding an IPTDS in lower Asotin Creek (e.g., ACM) and consider adding a site in lower </w:t>
      </w:r>
      <w:proofErr w:type="spellStart"/>
      <w:r w:rsidRPr="00F651EE">
        <w:rPr>
          <w:rFonts w:cs="Times New Roman"/>
        </w:rPr>
        <w:t>Alpowa</w:t>
      </w:r>
      <w:proofErr w:type="spellEnd"/>
      <w:r w:rsidRPr="00F651EE">
        <w:rPr>
          <w:rFonts w:cs="Times New Roman"/>
        </w:rPr>
        <w:t xml:space="preserve"> Creek</w:t>
      </w:r>
      <w:r w:rsidR="000C7D4F" w:rsidRPr="00F651EE">
        <w:rPr>
          <w:rFonts w:cs="Times New Roman"/>
        </w:rPr>
        <w:t xml:space="preserve"> to ensure long-term, </w:t>
      </w:r>
      <w:r w:rsidR="00541EC6" w:rsidRPr="00F651EE">
        <w:rPr>
          <w:rFonts w:cs="Times New Roman"/>
        </w:rPr>
        <w:t>high-</w:t>
      </w:r>
      <w:r w:rsidR="000C7D4F" w:rsidRPr="00F651EE">
        <w:rPr>
          <w:rFonts w:cs="Times New Roman"/>
        </w:rPr>
        <w:t>precision monitoring</w:t>
      </w:r>
      <w:r w:rsidRPr="00F651EE">
        <w:rPr>
          <w:rFonts w:cs="Times New Roman"/>
        </w:rPr>
        <w:t xml:space="preserve">. No action is needed in SNTUC-s </w:t>
      </w:r>
      <w:r w:rsidR="003A4017" w:rsidRPr="00F651EE">
        <w:rPr>
          <w:rFonts w:cs="Times New Roman"/>
        </w:rPr>
        <w:t>if</w:t>
      </w:r>
      <w:r w:rsidRPr="00F651EE">
        <w:rPr>
          <w:rFonts w:cs="Times New Roman"/>
        </w:rPr>
        <w:t xml:space="preserve"> existing monitoring in the population continues.</w:t>
      </w:r>
    </w:p>
    <w:p w14:paraId="0E402026" w14:textId="3EB56461"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9</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w:t>
            </w:r>
            <w:commentRangeStart w:id="82"/>
            <w:r>
              <w:rPr>
                <w:rFonts w:cs="Times New Roman"/>
                <w:sz w:val="20"/>
                <w:szCs w:val="20"/>
              </w:rPr>
              <w:t>high precision</w:t>
            </w:r>
            <w:commentRangeEnd w:id="82"/>
            <w:r w:rsidR="00156B15">
              <w:rPr>
                <w:rStyle w:val="CommentReference"/>
              </w:rPr>
              <w:commentReference w:id="82"/>
            </w:r>
            <w:r>
              <w:rPr>
                <w:rFonts w:cs="Times New Roman"/>
                <w:sz w:val="20"/>
                <w:szCs w:val="20"/>
              </w:rPr>
              <w:t xml:space="preserve">;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w:t>
            </w:r>
          </w:p>
        </w:tc>
        <w:tc>
          <w:tcPr>
            <w:tcW w:w="1980" w:type="dxa"/>
            <w:vAlign w:val="center"/>
          </w:tcPr>
          <w:p w14:paraId="4F2488F0" w14:textId="3B6031A1"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funding ACM; consider adding site in </w:t>
            </w:r>
            <w:proofErr w:type="spellStart"/>
            <w:r>
              <w:rPr>
                <w:rFonts w:cs="Times New Roman"/>
                <w:sz w:val="20"/>
                <w:szCs w:val="20"/>
              </w:rPr>
              <w:t>Alpowa</w:t>
            </w:r>
            <w:proofErr w:type="spellEnd"/>
            <w:r w:rsidR="00E23277">
              <w:rPr>
                <w:rFonts w:cs="Times New Roman"/>
                <w:sz w:val="20"/>
                <w:szCs w:val="20"/>
              </w:rPr>
              <w:t xml:space="preserve"> Creek</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3E54A5B"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 No action is needed, </w:t>
            </w:r>
            <w:proofErr w:type="gramStart"/>
            <w:r>
              <w:rPr>
                <w:rFonts w:cs="Times New Roman"/>
                <w:sz w:val="20"/>
                <w:szCs w:val="20"/>
              </w:rPr>
              <w:t>as long as</w:t>
            </w:r>
            <w:proofErr w:type="gramEnd"/>
            <w:r>
              <w:rPr>
                <w:rFonts w:cs="Times New Roman"/>
                <w:sz w:val="20"/>
                <w:szCs w:val="20"/>
              </w:rPr>
              <w:t xml:space="preserve"> alternative low-precision monitoring continues.</w:t>
            </w:r>
          </w:p>
        </w:tc>
        <w:tc>
          <w:tcPr>
            <w:tcW w:w="1980" w:type="dxa"/>
            <w:vAlign w:val="center"/>
          </w:tcPr>
          <w:p w14:paraId="0B1CD005" w14:textId="6EBBAFE4"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5C47D7D4" w:rsidR="00887F08" w:rsidRDefault="00887F08" w:rsidP="003627F5">
      <w:pPr>
        <w:pStyle w:val="Heading2"/>
      </w:pPr>
      <w:bookmarkStart w:id="83" w:name="_Toc142907699"/>
      <w:r>
        <w:lastRenderedPageBreak/>
        <w:t>Snake River Spring/Summer-run Chinook Salmon ESU</w:t>
      </w:r>
      <w:bookmarkEnd w:id="83"/>
    </w:p>
    <w:p w14:paraId="7A7E6E2E" w14:textId="3761F710" w:rsidR="0007002C" w:rsidRPr="00887F08" w:rsidRDefault="0007002C" w:rsidP="003627F5">
      <w:pPr>
        <w:pStyle w:val="Heading3"/>
      </w:pPr>
      <w:bookmarkStart w:id="84" w:name="_Toc142907700"/>
      <w:r>
        <w:t>Upper Salmon River MPG</w:t>
      </w:r>
      <w:bookmarkEnd w:id="84"/>
    </w:p>
    <w:p w14:paraId="5F55E1E1" w14:textId="2713E80D" w:rsidR="0007002C" w:rsidRDefault="00C0376A" w:rsidP="0007002C">
      <w:pPr>
        <w:jc w:val="both"/>
        <w:rPr>
          <w:rFonts w:cs="Times New Roman"/>
          <w:sz w:val="24"/>
          <w:szCs w:val="24"/>
        </w:rPr>
      </w:pPr>
      <w:r>
        <w:rPr>
          <w:rFonts w:cs="Times New Roman"/>
          <w:sz w:val="24"/>
          <w:szCs w:val="24"/>
        </w:rPr>
        <w:t>We recommend the continued funding of O&amp;M for six sites that are currently managed by the IPTDS O&amp;M project including VC2, USE, LLR, LRW, HYC, and NFS. Five sites could be removed from the IPTDS O&amp;M project as their data are not integral for population status and trends monitoring: USI, BHC, LLS, BT</w:t>
      </w:r>
      <w:r w:rsidR="001C13D4">
        <w:rPr>
          <w:rFonts w:cs="Times New Roman"/>
          <w:sz w:val="24"/>
          <w:szCs w:val="24"/>
        </w:rPr>
        <w:t>L</w:t>
      </w:r>
      <w:r>
        <w:rPr>
          <w:rFonts w:cs="Times New Roman"/>
          <w:sz w:val="24"/>
          <w:szCs w:val="24"/>
        </w:rPr>
        <w:t>, and CAC. One</w:t>
      </w:r>
      <w:r w:rsidR="00C31823">
        <w:rPr>
          <w:rFonts w:cs="Times New Roman"/>
          <w:sz w:val="24"/>
          <w:szCs w:val="24"/>
        </w:rPr>
        <w:t xml:space="preserve"> proposed</w:t>
      </w:r>
      <w:r>
        <w:rPr>
          <w:rFonts w:cs="Times New Roman"/>
          <w:sz w:val="24"/>
          <w:szCs w:val="24"/>
        </w:rPr>
        <w:t xml:space="preserve"> </w:t>
      </w:r>
      <w:r w:rsidR="00C31823">
        <w:rPr>
          <w:rFonts w:cs="Times New Roman"/>
          <w:sz w:val="24"/>
          <w:szCs w:val="24"/>
        </w:rPr>
        <w:t>site is recommended under the IPTDS O&amp;M project to provide monitoring for the SREFS-s steelhead population, which would also provide improved monitoring for the SREFS Chinook salmon population and Upper Salmon River MPG. A site in the lower East Fork Salmon River would better</w:t>
      </w:r>
      <w:r w:rsidR="00162C3B">
        <w:rPr>
          <w:rFonts w:cs="Times New Roman"/>
          <w:sz w:val="24"/>
          <w:szCs w:val="24"/>
        </w:rPr>
        <w:t xml:space="preserve"> allow for parsing of IPTDS-based abundance estimates throughout the Upper Salmon River subbasin.</w:t>
      </w:r>
    </w:p>
    <w:p w14:paraId="7CC768A6" w14:textId="390AFE07"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10</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140A6F0C"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SRUMA population is monitored using the Sawtooth Hatchery weir and </w:t>
            </w:r>
            <w:proofErr w:type="spellStart"/>
            <w:r>
              <w:rPr>
                <w:rFonts w:cs="Times New Roman"/>
                <w:sz w:val="20"/>
                <w:szCs w:val="20"/>
              </w:rPr>
              <w:t>redd</w:t>
            </w:r>
            <w:proofErr w:type="spellEnd"/>
            <w:r>
              <w:rPr>
                <w:rFonts w:cs="Times New Roman"/>
                <w:sz w:val="20"/>
                <w:szCs w:val="20"/>
              </w:rPr>
              <w:t xml:space="preserve"> counts</w:t>
            </w:r>
            <w:r w:rsidR="002F7455">
              <w:rPr>
                <w:rStyle w:val="FootnoteReference"/>
                <w:rFonts w:cs="Times New Roman"/>
                <w:sz w:val="20"/>
                <w:szCs w:val="20"/>
              </w:rPr>
              <w:footnoteReference w:id="14"/>
            </w:r>
            <w:r>
              <w:rPr>
                <w:rFonts w:cs="Times New Roman"/>
                <w:sz w:val="20"/>
                <w:szCs w:val="20"/>
              </w:rPr>
              <w:t xml:space="preserve"> (boat, ground, UAS); no additional monitoring necessary.</w:t>
            </w:r>
          </w:p>
        </w:tc>
        <w:tc>
          <w:tcPr>
            <w:tcW w:w="1966" w:type="dxa"/>
            <w:vAlign w:val="center"/>
          </w:tcPr>
          <w:p w14:paraId="5A5969C7" w14:textId="605046E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5590CE55" w14:textId="3CAAA03B"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480A4D7D" w:rsidR="00522335" w:rsidRPr="00D65084" w:rsidRDefault="002F7455" w:rsidP="00D67D0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USE and upstream to estimate a detection probability at USE</w:t>
            </w:r>
            <w:r w:rsidR="00D67D07">
              <w:rPr>
                <w:rFonts w:cs="Times New Roman"/>
                <w:sz w:val="20"/>
                <w:szCs w:val="20"/>
              </w:rPr>
              <w:t xml:space="preserve">. Further, some sites don’t exist upstream to </w:t>
            </w:r>
            <w:commentRangeStart w:id="85"/>
            <w:r w:rsidR="00D67D07">
              <w:rPr>
                <w:rFonts w:cs="Times New Roman"/>
                <w:sz w:val="20"/>
                <w:szCs w:val="20"/>
              </w:rPr>
              <w:t>appropriately “parse” abundance estimates to e.g., SREFS from SRLMA</w:t>
            </w:r>
            <w:commentRangeEnd w:id="85"/>
            <w:r w:rsidR="00DB08D6">
              <w:rPr>
                <w:rStyle w:val="CommentReference"/>
              </w:rPr>
              <w:commentReference w:id="85"/>
            </w:r>
            <w:r w:rsidR="00D67D07">
              <w:rPr>
                <w:rFonts w:cs="Times New Roman"/>
                <w:sz w:val="20"/>
                <w:szCs w:val="20"/>
              </w:rPr>
              <w:t xml:space="preserve">. Because other populations are currently </w:t>
            </w:r>
            <w:r w:rsidR="00D67D07">
              <w:rPr>
                <w:rFonts w:cs="Times New Roman"/>
                <w:sz w:val="20"/>
                <w:szCs w:val="20"/>
              </w:rPr>
              <w:lastRenderedPageBreak/>
              <w:t>monitoring with high precision, USI could be considered for removal from the project, especially if other upstream sites provide adequate detections to estimate a detection probability at USE.</w:t>
            </w:r>
          </w:p>
        </w:tc>
        <w:tc>
          <w:tcPr>
            <w:tcW w:w="1966" w:type="dxa"/>
            <w:vAlign w:val="center"/>
          </w:tcPr>
          <w:p w14:paraId="44E44256" w14:textId="1E26305B"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32CFDED9"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YFS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6A077C1A" w14:textId="029A7C43"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65CEA989" w:rsidR="004D5B49" w:rsidRPr="00D65084" w:rsidRDefault="00CC0BE5" w:rsidP="0044317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w:t>
            </w:r>
            <w:proofErr w:type="spellStart"/>
            <w:r w:rsidR="00443173">
              <w:rPr>
                <w:rFonts w:cs="Times New Roman"/>
                <w:sz w:val="20"/>
                <w:szCs w:val="20"/>
              </w:rPr>
              <w:t>redd</w:t>
            </w:r>
            <w:proofErr w:type="spellEnd"/>
            <w:r w:rsidR="00443173">
              <w:rPr>
                <w:rFonts w:cs="Times New Roman"/>
                <w:sz w:val="20"/>
                <w:szCs w:val="20"/>
              </w:rPr>
              <w:t xml:space="preserve"> counts (ground, UAS). An IPTDS is recommended for the lower East Fork Salmon River to address monitoring for the SREFS-s steelhead populations, which would improve overall monitoring for the SREFS population and Upper Salmon River Chinook salmon MPG. </w:t>
            </w:r>
          </w:p>
        </w:tc>
        <w:tc>
          <w:tcPr>
            <w:tcW w:w="1966" w:type="dxa"/>
            <w:vAlign w:val="center"/>
          </w:tcPr>
          <w:p w14:paraId="669A887D" w14:textId="5144C586" w:rsidR="00522335" w:rsidRPr="00D65084" w:rsidRDefault="00443173"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No action needed; however, a new site proposed for steelhead would improve monitoring for the </w:t>
            </w:r>
            <w:commentRangeStart w:id="86"/>
            <w:r>
              <w:rPr>
                <w:rFonts w:cs="Times New Roman"/>
                <w:sz w:val="20"/>
                <w:szCs w:val="20"/>
              </w:rPr>
              <w:t xml:space="preserve">Chinook salmon population </w:t>
            </w:r>
            <w:commentRangeEnd w:id="86"/>
            <w:r w:rsidR="00DB08D6">
              <w:rPr>
                <w:rStyle w:val="CommentReference"/>
              </w:rPr>
              <w:commentReference w:id="86"/>
            </w:r>
            <w:r>
              <w:rPr>
                <w:rFonts w:cs="Times New Roman"/>
                <w:sz w:val="20"/>
                <w:szCs w:val="20"/>
              </w:rPr>
              <w:t>and MPG</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38532AD8" w14:textId="61C6386A"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7723B0F0"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 don’t need to be funded by the IPTDS O&amp;M project.  </w:t>
            </w:r>
          </w:p>
        </w:tc>
        <w:tc>
          <w:tcPr>
            <w:tcW w:w="1966" w:type="dxa"/>
            <w:vAlign w:val="center"/>
          </w:tcPr>
          <w:p w14:paraId="4F35C531" w14:textId="732A1D5D"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Pr>
                <w:rFonts w:cs="Times New Roman"/>
                <w:sz w:val="20"/>
                <w:szCs w:val="20"/>
              </w:rPr>
              <w:t>remov</w:t>
            </w:r>
            <w:r w:rsidR="00F67E37">
              <w:rPr>
                <w:rFonts w:cs="Times New Roman"/>
                <w:sz w:val="20"/>
                <w:szCs w:val="20"/>
              </w:rPr>
              <w:t>ing</w:t>
            </w:r>
            <w:r>
              <w:rPr>
                <w:rFonts w:cs="Times New Roman"/>
                <w:sz w:val="20"/>
                <w:szCs w:val="20"/>
              </w:rPr>
              <w:t xml:space="preserve"> BHC, LLS, BTL, CAC from the</w:t>
            </w:r>
            <w:r w:rsidR="00F67E37">
              <w:rPr>
                <w:rFonts w:cs="Times New Roman"/>
                <w:sz w:val="20"/>
                <w:szCs w:val="20"/>
              </w:rPr>
              <w:t xml:space="preserve"> IPTDS O&amp;M</w:t>
            </w:r>
            <w:r>
              <w:rPr>
                <w:rFonts w:cs="Times New Roman"/>
                <w:sz w:val="20"/>
                <w:szCs w:val="20"/>
              </w:rPr>
              <w:t xml:space="preserve"> project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02155D1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w:t>
            </w:r>
            <w:proofErr w:type="spellStart"/>
            <w:r w:rsidR="00C31823">
              <w:rPr>
                <w:rFonts w:cs="Times New Roman"/>
                <w:sz w:val="20"/>
                <w:szCs w:val="20"/>
              </w:rPr>
              <w:t>redd</w:t>
            </w:r>
            <w:proofErr w:type="spellEnd"/>
            <w:r w:rsidR="00C31823">
              <w:rPr>
                <w:rFonts w:cs="Times New Roman"/>
                <w:sz w:val="20"/>
                <w:szCs w:val="20"/>
              </w:rPr>
              <w:t xml:space="preserve"> counts (ground). The NFS site is recommended for continued monitoring of the SRNFS-s </w:t>
            </w:r>
            <w:r w:rsidR="00C31823">
              <w:rPr>
                <w:rFonts w:cs="Times New Roman"/>
                <w:sz w:val="20"/>
                <w:szCs w:val="20"/>
              </w:rPr>
              <w:lastRenderedPageBreak/>
              <w:t>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2087F3E0"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No action needed; continue funding NFS</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87" w:name="_Toc142907701"/>
      <w:r>
        <w:t>Middle Fork Salmon River MPG</w:t>
      </w:r>
      <w:bookmarkEnd w:id="87"/>
    </w:p>
    <w:p w14:paraId="7E1F1A06" w14:textId="3E666A07" w:rsidR="00C101CC" w:rsidRPr="00887F08" w:rsidRDefault="00C101CC" w:rsidP="0007002C">
      <w:pPr>
        <w:jc w:val="both"/>
        <w:rPr>
          <w:rFonts w:cs="Times New Roman"/>
          <w:sz w:val="24"/>
          <w:szCs w:val="24"/>
        </w:rPr>
      </w:pPr>
      <w:r>
        <w:rPr>
          <w:rFonts w:cs="Times New Roman"/>
          <w:sz w:val="24"/>
          <w:szCs w:val="24"/>
        </w:rPr>
        <w:t>No action is necessary for the Middle Fork Salmon River MPG, Snake River spring/summer-run Chinook salmon. We recommend continued funding of the MAR and TAY sites.</w:t>
      </w:r>
    </w:p>
    <w:p w14:paraId="349D6DB8" w14:textId="5D09B51E"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11</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32C256C7"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proofErr w:type="spellStart"/>
            <w:r>
              <w:rPr>
                <w:rFonts w:cs="Times New Roman"/>
                <w:sz w:val="20"/>
                <w:szCs w:val="20"/>
              </w:rPr>
              <w:t>redd</w:t>
            </w:r>
            <w:proofErr w:type="spellEnd"/>
            <w:r>
              <w:rPr>
                <w:rFonts w:cs="Times New Roman"/>
                <w:sz w:val="20"/>
                <w:szCs w:val="20"/>
              </w:rPr>
              <w:t xml:space="preserve"> counts (ground). No action needed. If the Bear Valley weir were to be removed, an IPTDS funded under the O&amp;M project could be considered.</w:t>
            </w:r>
          </w:p>
        </w:tc>
        <w:tc>
          <w:tcPr>
            <w:tcW w:w="1980" w:type="dxa"/>
            <w:vAlign w:val="center"/>
          </w:tcPr>
          <w:p w14:paraId="4F48F41F" w14:textId="67D007D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447BE598"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42CD9512"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2DEC865B" w14:textId="48373C41"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426AD874" w14:textId="308A825B"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06930">
              <w:rPr>
                <w:rFonts w:cs="Times New Roman"/>
                <w:sz w:val="20"/>
                <w:szCs w:val="20"/>
              </w:rPr>
              <w:t xml:space="preserve">MFUMA is currently monitored using index </w:t>
            </w:r>
            <w:proofErr w:type="spellStart"/>
            <w:r w:rsidR="00C06930">
              <w:rPr>
                <w:rFonts w:cs="Times New Roman"/>
                <w:sz w:val="20"/>
                <w:szCs w:val="20"/>
              </w:rPr>
              <w:t>redd</w:t>
            </w:r>
            <w:proofErr w:type="spellEnd"/>
            <w:r w:rsidR="00C06930">
              <w:rPr>
                <w:rFonts w:cs="Times New Roman"/>
                <w:sz w:val="20"/>
                <w:szCs w:val="20"/>
              </w:rPr>
              <w:t xml:space="preserve"> count surveys</w:t>
            </w:r>
            <w:r>
              <w:rPr>
                <w:rFonts w:cs="Times New Roman"/>
                <w:sz w:val="20"/>
                <w:szCs w:val="20"/>
              </w:rPr>
              <w:t xml:space="preserve"> (helicopter)</w:t>
            </w:r>
            <w:r w:rsidR="00C06930">
              <w:rPr>
                <w:rFonts w:cs="Times New Roman"/>
                <w:sz w:val="20"/>
                <w:szCs w:val="20"/>
              </w:rPr>
              <w:t>; no additional methods needed.</w:t>
            </w:r>
          </w:p>
        </w:tc>
        <w:tc>
          <w:tcPr>
            <w:tcW w:w="1980" w:type="dxa"/>
            <w:vAlign w:val="center"/>
          </w:tcPr>
          <w:p w14:paraId="17FEAC44" w14:textId="053DDF3F"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711C62E1"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MFLMA is currently monitored using index </w:t>
            </w:r>
            <w:proofErr w:type="spellStart"/>
            <w:r>
              <w:rPr>
                <w:rFonts w:cs="Times New Roman"/>
                <w:sz w:val="20"/>
                <w:szCs w:val="20"/>
              </w:rPr>
              <w:t>redd</w:t>
            </w:r>
            <w:proofErr w:type="spellEnd"/>
            <w:r>
              <w:rPr>
                <w:rFonts w:cs="Times New Roman"/>
                <w:sz w:val="20"/>
                <w:szCs w:val="20"/>
              </w:rPr>
              <w:t xml:space="preserve"> count surveys (raft); no additional methods needed.</w:t>
            </w:r>
          </w:p>
        </w:tc>
        <w:tc>
          <w:tcPr>
            <w:tcW w:w="1980" w:type="dxa"/>
            <w:vAlign w:val="center"/>
          </w:tcPr>
          <w:p w14:paraId="16F8482E" w14:textId="56FC923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2E8060C6" w14:textId="45FFB00F"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MFLOO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0E0D5F7A" w14:textId="75497F37"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1CC9406" w14:textId="195972C5"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MFCAM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5057964D" w14:textId="40E143E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1B0E605B"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0EC56068"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bl>
    <w:p w14:paraId="0A10CADB" w14:textId="77777777" w:rsidR="0007002C" w:rsidRDefault="0007002C">
      <w:pPr>
        <w:rPr>
          <w:rFonts w:cs="Times New Roman"/>
          <w:b/>
          <w:bCs/>
        </w:rPr>
      </w:pPr>
    </w:p>
    <w:p w14:paraId="690863D0" w14:textId="77777777" w:rsidR="00EC65B9" w:rsidRDefault="00EC65B9">
      <w:pPr>
        <w:rPr>
          <w:rFonts w:eastAsiaTheme="majorEastAsia" w:cstheme="majorBidi"/>
          <w:sz w:val="24"/>
          <w:szCs w:val="24"/>
          <w:u w:val="single"/>
        </w:rPr>
      </w:pPr>
      <w:r>
        <w:br w:type="page"/>
      </w:r>
    </w:p>
    <w:p w14:paraId="4142EE87" w14:textId="126FE09B" w:rsidR="0007002C" w:rsidRPr="00887F08" w:rsidRDefault="0007002C" w:rsidP="003627F5">
      <w:pPr>
        <w:pStyle w:val="Heading3"/>
      </w:pPr>
      <w:bookmarkStart w:id="88" w:name="_Toc142907702"/>
      <w:r>
        <w:lastRenderedPageBreak/>
        <w:t>South Fork Salmon River MPG</w:t>
      </w:r>
      <w:bookmarkEnd w:id="88"/>
    </w:p>
    <w:p w14:paraId="3FC58902" w14:textId="789F6AA8" w:rsidR="0007002C" w:rsidRDefault="00836762" w:rsidP="0007002C">
      <w:pPr>
        <w:jc w:val="both"/>
        <w:rPr>
          <w:rFonts w:cs="Times New Roman"/>
          <w:sz w:val="24"/>
          <w:szCs w:val="24"/>
        </w:rPr>
      </w:pPr>
      <w:r>
        <w:rPr>
          <w:rFonts w:cs="Times New Roman"/>
          <w:sz w:val="24"/>
          <w:szCs w:val="24"/>
        </w:rPr>
        <w:t>We recommend the continued funding of O&amp;M for 2 sites that are currently managed by the IPTDS O&amp;M project: KRS and ZEN.</w:t>
      </w:r>
      <w:r w:rsidR="00393B46">
        <w:rPr>
          <w:rFonts w:cs="Times New Roman"/>
          <w:sz w:val="24"/>
          <w:szCs w:val="24"/>
        </w:rPr>
        <w:t xml:space="preserve"> Two sites could be considered for removal from the IPTDS O&amp;M project (SFG and ESS) as their data are not integral for population status and trends monitoring (</w:t>
      </w:r>
      <w:r w:rsidR="00393B46">
        <w:rPr>
          <w:rFonts w:cs="Times New Roman"/>
        </w:rPr>
        <w:t>CBCAMW 2010</w:t>
      </w:r>
      <w:r w:rsidR="00393B46">
        <w:rPr>
          <w:rFonts w:cs="Times New Roman"/>
          <w:sz w:val="24"/>
          <w:szCs w:val="24"/>
        </w:rPr>
        <w:t>).</w:t>
      </w:r>
    </w:p>
    <w:p w14:paraId="1825F502" w14:textId="036BF22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12</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08093992" w:rsidR="00522335" w:rsidRPr="00D65084" w:rsidRDefault="00B01EF7" w:rsidP="00696E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SFSMA is currently monitored using SFG and KRS, (using ZEN and ESS to “parse” out those populations), the South Fork Salmon River weir, and </w:t>
            </w:r>
            <w:proofErr w:type="spellStart"/>
            <w:r>
              <w:rPr>
                <w:rFonts w:cs="Times New Roman"/>
                <w:sz w:val="20"/>
                <w:szCs w:val="20"/>
              </w:rPr>
              <w:t>redd</w:t>
            </w:r>
            <w:proofErr w:type="spellEnd"/>
            <w:r>
              <w:rPr>
                <w:rFonts w:cs="Times New Roman"/>
                <w:sz w:val="20"/>
                <w:szCs w:val="20"/>
              </w:rPr>
              <w:t xml:space="preserve"> count</w:t>
            </w:r>
            <w:r w:rsidR="00696E51">
              <w:rPr>
                <w:rFonts w:cs="Times New Roman"/>
                <w:sz w:val="20"/>
                <w:szCs w:val="20"/>
              </w:rPr>
              <w:t xml:space="preserve"> surveys (ground). The population could be monitored with low precision without SFG and KRS, but it is recommended that either ESS or KRS continue to be funded to ensure monitoring of the SFMAI-s steelhead population. </w:t>
            </w:r>
            <w:r w:rsidR="00C21C09">
              <w:rPr>
                <w:rFonts w:cs="Times New Roman"/>
                <w:sz w:val="20"/>
                <w:szCs w:val="20"/>
              </w:rPr>
              <w:t xml:space="preserve">SFG </w:t>
            </w:r>
            <w:r w:rsidR="00696E51">
              <w:rPr>
                <w:rFonts w:cs="Times New Roman"/>
                <w:sz w:val="20"/>
                <w:szCs w:val="20"/>
              </w:rPr>
              <w:t>and/</w:t>
            </w:r>
            <w:r w:rsidR="00C21C09">
              <w:rPr>
                <w:rFonts w:cs="Times New Roman"/>
                <w:sz w:val="20"/>
                <w:szCs w:val="20"/>
              </w:rPr>
              <w:t xml:space="preserve">or KRS could be considered for removal from the IPTDS O&amp;M project. </w:t>
            </w:r>
          </w:p>
        </w:tc>
        <w:tc>
          <w:tcPr>
            <w:tcW w:w="1980" w:type="dxa"/>
            <w:vAlign w:val="center"/>
          </w:tcPr>
          <w:p w14:paraId="2DEA0E7C" w14:textId="70A09729" w:rsidR="00522335" w:rsidRPr="00D65084" w:rsidRDefault="00C21C09"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removing SFG </w:t>
            </w:r>
            <w:r w:rsidR="00696E51">
              <w:rPr>
                <w:rFonts w:cs="Times New Roman"/>
                <w:sz w:val="20"/>
                <w:szCs w:val="20"/>
              </w:rPr>
              <w:t>and/</w:t>
            </w:r>
            <w:r>
              <w:rPr>
                <w:rFonts w:cs="Times New Roman"/>
                <w:sz w:val="20"/>
                <w:szCs w:val="20"/>
              </w:rPr>
              <w:t xml:space="preserve">or </w:t>
            </w:r>
            <w:commentRangeStart w:id="89"/>
            <w:r>
              <w:rPr>
                <w:rFonts w:cs="Times New Roman"/>
                <w:sz w:val="20"/>
                <w:szCs w:val="20"/>
              </w:rPr>
              <w:t xml:space="preserve">KRS </w:t>
            </w:r>
            <w:commentRangeEnd w:id="89"/>
            <w:r w:rsidR="00DB08D6">
              <w:rPr>
                <w:rStyle w:val="CommentReference"/>
              </w:rPr>
              <w:commentReference w:id="89"/>
            </w:r>
            <w:r>
              <w:rPr>
                <w:rFonts w:cs="Times New Roman"/>
                <w:sz w:val="20"/>
                <w:szCs w:val="20"/>
              </w:rPr>
              <w:t>from IPTDS O&amp;M project</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6893E388"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p>
        </w:tc>
        <w:tc>
          <w:tcPr>
            <w:tcW w:w="1980" w:type="dxa"/>
            <w:vAlign w:val="center"/>
          </w:tcPr>
          <w:p w14:paraId="08A4CB55" w14:textId="7489DFDB" w:rsidR="00522335" w:rsidRPr="004C7636" w:rsidRDefault="00A80FB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ESS could be considered for removal from IPTDS O&amp;M project; but if removed, both KRS and ZEN funding would need to be maintained</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7E27948C"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520A3F95" w14:textId="63FB967D"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p>
        </w:tc>
      </w:tr>
    </w:tbl>
    <w:p w14:paraId="430FC594" w14:textId="33968AAB" w:rsidR="0007002C" w:rsidRPr="00887F08" w:rsidRDefault="0007002C" w:rsidP="003627F5">
      <w:pPr>
        <w:pStyle w:val="Heading3"/>
      </w:pPr>
      <w:bookmarkStart w:id="90" w:name="_Toc142907703"/>
      <w:r>
        <w:lastRenderedPageBreak/>
        <w:t>Grande Ronde / Imnaha River MPG</w:t>
      </w:r>
      <w:bookmarkEnd w:id="90"/>
    </w:p>
    <w:p w14:paraId="7F7FA7FF" w14:textId="1F8EECB2" w:rsidR="008E2FE2" w:rsidRPr="00887F08" w:rsidRDefault="001D6BF2" w:rsidP="0007002C">
      <w:pPr>
        <w:jc w:val="both"/>
        <w:rPr>
          <w:rFonts w:cs="Times New Roman"/>
          <w:sz w:val="24"/>
          <w:szCs w:val="24"/>
        </w:rPr>
      </w:pPr>
      <w:r>
        <w:rPr>
          <w:rFonts w:cs="Times New Roman"/>
          <w:sz w:val="24"/>
          <w:szCs w:val="24"/>
        </w:rPr>
        <w:t xml:space="preserve">Recommendations for the MPG are largely driven by recommendations for the Imnaha River and Grande Ronde River MPGs for the Snake River Basin steelhead DPS. </w:t>
      </w:r>
      <w:r w:rsidR="001746E3">
        <w:rPr>
          <w:rFonts w:cs="Times New Roman"/>
          <w:sz w:val="24"/>
          <w:szCs w:val="24"/>
        </w:rPr>
        <w:t>We recommend the continued funding of O&amp;M for 3 sites that are currently managed by the IPTDS O&amp;M project: IR1, UGR, and WR1. In addition, at least one addition site upstream of IR1 should be funded to ensure adequate detection to estimate a detection probability at IR1. Finally</w:t>
      </w:r>
      <w:r>
        <w:rPr>
          <w:rFonts w:cs="Times New Roman"/>
          <w:sz w:val="24"/>
          <w:szCs w:val="24"/>
        </w:rPr>
        <w:t xml:space="preserve">, MR1 or WEN </w:t>
      </w:r>
      <w:r w:rsidR="001746E3">
        <w:rPr>
          <w:rFonts w:cs="Times New Roman"/>
          <w:sz w:val="24"/>
          <w:szCs w:val="24"/>
        </w:rPr>
        <w:t>are recommended to be considered for funding under the project to maintain appropriate monitoring for steelhead, which would additionally ensure high-precision monitoring for the GRMIN and GRWEN Chinook salmon populations.</w:t>
      </w:r>
    </w:p>
    <w:p w14:paraId="6FF9ACA5" w14:textId="3E4ADA66"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13</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334A1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6BC0BBB2"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67DE1167"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plus one additional site or array upstream of IR1</w:t>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7B732228" w14:textId="2250F6D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75D8030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B4573C">
            <w:pPr>
              <w:jc w:val="center"/>
              <w:rPr>
                <w:rFonts w:cs="Times New Roman"/>
                <w:b w:val="0"/>
                <w:bCs w:val="0"/>
                <w:sz w:val="20"/>
                <w:szCs w:val="20"/>
              </w:rPr>
            </w:pPr>
            <w:r>
              <w:rPr>
                <w:rFonts w:cs="Times New Roman"/>
                <w:b w:val="0"/>
                <w:bCs w:val="0"/>
                <w:sz w:val="20"/>
                <w:szCs w:val="20"/>
              </w:rPr>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04838191" w:rsidR="00522335" w:rsidRPr="00D65084"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6E4C07E6" w14:textId="577AFB67"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26550997"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w:t>
            </w:r>
            <w:r>
              <w:rPr>
                <w:rFonts w:cs="Times New Roman"/>
                <w:sz w:val="20"/>
                <w:szCs w:val="20"/>
              </w:rPr>
              <w:lastRenderedPageBreak/>
              <w:t xml:space="preserve">high-resolution monitoring </w:t>
            </w:r>
            <w:r w:rsidR="00744878">
              <w:rPr>
                <w:rFonts w:cs="Times New Roman"/>
                <w:sz w:val="20"/>
                <w:szCs w:val="20"/>
              </w:rPr>
              <w:t>for at least one population in the Chinook salmon MPG.</w:t>
            </w:r>
          </w:p>
        </w:tc>
        <w:tc>
          <w:tcPr>
            <w:tcW w:w="1980" w:type="dxa"/>
            <w:vAlign w:val="center"/>
          </w:tcPr>
          <w:p w14:paraId="46A6F730" w14:textId="4A0615AC"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Consider funding MR1 under the IPTDS O&amp;M project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7082F442"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is recommended for monitoring of the GRWAL-s steelhead population, and so those considerations/recommendations should be followed.</w:t>
            </w:r>
          </w:p>
        </w:tc>
        <w:tc>
          <w:tcPr>
            <w:tcW w:w="1980" w:type="dxa"/>
            <w:vAlign w:val="center"/>
          </w:tcPr>
          <w:p w14:paraId="48333AAF" w14:textId="5D80BA89"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50363117"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7B3BCCD7" w14:textId="67AABEB5" w:rsidR="0007002C" w:rsidRDefault="0007002C">
      <w:pPr>
        <w:rPr>
          <w:rFonts w:cs="Times New Roman"/>
          <w:b/>
          <w:bCs/>
        </w:rPr>
      </w:pPr>
    </w:p>
    <w:p w14:paraId="099BA08D" w14:textId="77777777" w:rsidR="00EC65B9" w:rsidRDefault="00EC65B9">
      <w:pPr>
        <w:rPr>
          <w:rFonts w:eastAsiaTheme="majorEastAsia" w:cstheme="majorBidi"/>
          <w:sz w:val="24"/>
          <w:szCs w:val="24"/>
          <w:u w:val="single"/>
        </w:rPr>
      </w:pPr>
      <w:r>
        <w:br w:type="page"/>
      </w:r>
    </w:p>
    <w:p w14:paraId="402E5F8C" w14:textId="01EA03AC" w:rsidR="0007002C" w:rsidRPr="00887F08" w:rsidRDefault="0007002C" w:rsidP="003627F5">
      <w:pPr>
        <w:pStyle w:val="Heading3"/>
      </w:pPr>
      <w:bookmarkStart w:id="91" w:name="_Toc142907704"/>
      <w:r>
        <w:lastRenderedPageBreak/>
        <w:t>Lower Snake River MPG</w:t>
      </w:r>
      <w:bookmarkEnd w:id="91"/>
    </w:p>
    <w:p w14:paraId="1FCA2C1B" w14:textId="3D80197A" w:rsidR="00336946" w:rsidRDefault="003A4017" w:rsidP="0007002C">
      <w:pPr>
        <w:jc w:val="both"/>
        <w:rPr>
          <w:rFonts w:cs="Times New Roman"/>
          <w:sz w:val="24"/>
          <w:szCs w:val="24"/>
        </w:rPr>
      </w:pPr>
      <w:r>
        <w:rPr>
          <w:rFonts w:cs="Times New Roman"/>
          <w:sz w:val="24"/>
          <w:szCs w:val="24"/>
        </w:rPr>
        <w:t xml:space="preserve">The SNASO population is considered functionally extirpated, and thus, high-precision monitoring of the remaining SNTUC population is desired. Currently, no O&amp;M project IPTDS exist in the MPG. </w:t>
      </w:r>
      <w:r w:rsidR="00336946">
        <w:rPr>
          <w:rFonts w:cs="Times New Roman"/>
          <w:sz w:val="24"/>
          <w:szCs w:val="24"/>
        </w:rPr>
        <w:t>Funding of an IPTDS site(s) could be considered for funding under the IPTDS O&amp;M project if it could support high-resolution monitoring.</w:t>
      </w:r>
    </w:p>
    <w:p w14:paraId="7DA8FD5E" w14:textId="5051A57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14</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652F63C9"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it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14635501"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C63F85">
          <w:pgSz w:w="15840" w:h="12240" w:orient="landscape" w:code="1"/>
          <w:pgMar w:top="1440" w:right="1440" w:bottom="1440" w:left="1440" w:header="720" w:footer="720" w:gutter="0"/>
          <w:cols w:space="720"/>
          <w:docGrid w:linePitch="360"/>
        </w:sectPr>
      </w:pPr>
    </w:p>
    <w:p w14:paraId="62189B9F" w14:textId="27D714DE" w:rsidR="00F32410" w:rsidRDefault="00F32410" w:rsidP="003627F5">
      <w:pPr>
        <w:pStyle w:val="Heading1"/>
      </w:pPr>
      <w:bookmarkStart w:id="92" w:name="_Toc142907705"/>
      <w:commentRangeStart w:id="93"/>
      <w:r>
        <w:lastRenderedPageBreak/>
        <w:t>DISCUSSION</w:t>
      </w:r>
      <w:commentRangeEnd w:id="93"/>
      <w:r w:rsidR="00F3413A">
        <w:rPr>
          <w:rStyle w:val="CommentReference"/>
          <w:rFonts w:eastAsiaTheme="minorHAnsi" w:cstheme="minorBidi"/>
          <w:b w:val="0"/>
          <w:caps w:val="0"/>
        </w:rPr>
        <w:commentReference w:id="93"/>
      </w:r>
      <w:bookmarkEnd w:id="92"/>
    </w:p>
    <w:p w14:paraId="51D43F35" w14:textId="12A2520F" w:rsidR="00574D0D" w:rsidRDefault="00574D0D" w:rsidP="001F58DF">
      <w:pPr>
        <w:pStyle w:val="ListParagraph"/>
        <w:numPr>
          <w:ilvl w:val="0"/>
          <w:numId w:val="5"/>
        </w:numPr>
        <w:rPr>
          <w:rFonts w:cs="Times New Roman"/>
        </w:rPr>
      </w:pPr>
      <w:r>
        <w:rPr>
          <w:rFonts w:cs="Times New Roman"/>
        </w:rPr>
        <w:t>The attempt is to be as transparent and develop a framework (i.e., decision-making process) which will help make decisions as unambiguous as possible. However, “gray areas” are inevitable and, at least occasionally, professional judgement must be used which considers e.g., logistics, costs, site reliability, site feasibility, etc.</w:t>
      </w:r>
    </w:p>
    <w:p w14:paraId="7832C371" w14:textId="5C8D8457" w:rsidR="00574D0D" w:rsidRDefault="00574D0D" w:rsidP="001F58DF">
      <w:pPr>
        <w:pStyle w:val="ListParagraph"/>
        <w:numPr>
          <w:ilvl w:val="0"/>
          <w:numId w:val="5"/>
        </w:numPr>
        <w:rPr>
          <w:rFonts w:cs="Times New Roman"/>
        </w:rPr>
      </w:pPr>
      <w:r>
        <w:rPr>
          <w:rFonts w:cs="Times New Roman"/>
        </w:rPr>
        <w:t>In some cases, an estimate of abundance at a site funded by the IPTDS O&amp;M project is reliant on detections at sites not funded by the project? Is it worth funding those sites under the IPTDS O&amp;M project, at least in some cases?</w:t>
      </w:r>
    </w:p>
    <w:p w14:paraId="3C1AF21F" w14:textId="5905D37B" w:rsidR="00574D0D" w:rsidRDefault="00574D0D" w:rsidP="001F58DF">
      <w:pPr>
        <w:pStyle w:val="ListParagraph"/>
        <w:numPr>
          <w:ilvl w:val="0"/>
          <w:numId w:val="5"/>
        </w:numPr>
        <w:rPr>
          <w:rFonts w:cs="Times New Roman"/>
        </w:rPr>
      </w:pPr>
      <w:r>
        <w:rPr>
          <w:rFonts w:cs="Times New Roman"/>
        </w:rPr>
        <w:t>What should be considered for the most remote populations and/or watersheds/locations with very “flashy” hydrographs where IPTDS might not be feasible or appropriate? Are there alternatives e.g., genetic-based effective population size monitoring which could be viable low-precision methods? If so, we should consider paired abundance/Ne monitoring locations to better understand relationships between the two metrics.</w:t>
      </w:r>
    </w:p>
    <w:p w14:paraId="7B4D9B73" w14:textId="1673F237" w:rsidR="009B6ED0" w:rsidRPr="00574D0D" w:rsidRDefault="00574D0D" w:rsidP="00574D0D">
      <w:pPr>
        <w:pStyle w:val="ListParagraph"/>
        <w:numPr>
          <w:ilvl w:val="0"/>
          <w:numId w:val="5"/>
        </w:numPr>
        <w:rPr>
          <w:rFonts w:cs="Times New Roman"/>
        </w:rPr>
      </w:pPr>
      <w:r>
        <w:rPr>
          <w:rFonts w:cs="Times New Roman"/>
        </w:rPr>
        <w:t>The IPTDS O&amp;M project funds IPTDS that are necessary for “near minimum” monitoring as suggested by the ASMS. However, we find those recommendations to be a low benchmark. Should we set the bar higher and/or should other IPTDS be funded under the project (e.g., those important for fishery management, hatchery evaluations, etc.)</w:t>
      </w:r>
      <w:commentRangeStart w:id="94"/>
      <w:r>
        <w:rPr>
          <w:rFonts w:cs="Times New Roman"/>
        </w:rPr>
        <w:t>?</w:t>
      </w:r>
      <w:commentRangeEnd w:id="94"/>
      <w:r w:rsidR="0014203D">
        <w:rPr>
          <w:rStyle w:val="CommentReference"/>
        </w:rPr>
        <w:commentReference w:id="94"/>
      </w:r>
      <w:r w:rsidR="009B6ED0">
        <w:br w:type="page"/>
      </w:r>
    </w:p>
    <w:p w14:paraId="790B9491" w14:textId="334F110B" w:rsidR="00945952" w:rsidRDefault="00D74A0F" w:rsidP="003627F5">
      <w:pPr>
        <w:pStyle w:val="Heading1"/>
      </w:pPr>
      <w:bookmarkStart w:id="95" w:name="_Toc142907706"/>
      <w:r>
        <w:lastRenderedPageBreak/>
        <w:t>LITERATURE CITED</w:t>
      </w:r>
      <w:bookmarkEnd w:id="95"/>
    </w:p>
    <w:p w14:paraId="66C71721" w14:textId="430A8FC5"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64065484" w14:textId="29BB71E8" w:rsidR="00FE5F95" w:rsidRDefault="00FE5F95" w:rsidP="00A14C61">
      <w:pPr>
        <w:ind w:left="360" w:hanging="360"/>
        <w:jc w:val="both"/>
        <w:rPr>
          <w:rFonts w:cs="Times New Roman"/>
        </w:rPr>
      </w:pPr>
      <w:r>
        <w:rPr>
          <w:rFonts w:cs="Times New Roman"/>
        </w:rPr>
        <w:t xml:space="preserve">McElhany, P., M.H. Ruckelshaus, M.J. Ford, T.C. Wainwright, and E.P. </w:t>
      </w:r>
      <w:proofErr w:type="spellStart"/>
      <w:r>
        <w:rPr>
          <w:rFonts w:cs="Times New Roman"/>
        </w:rPr>
        <w:t>Bjorkstedt</w:t>
      </w:r>
      <w:proofErr w:type="spellEnd"/>
      <w:r>
        <w:rPr>
          <w:rFonts w:cs="Times New Roman"/>
        </w:rPr>
        <w:t>. 2000. Viable salmonid populations and the recovery of evolutionary significant units. U.S. Dept. Commer., NOAA Tech Memo. NMFS-NWFSC-42. 156 pp.</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2845524F" w:rsidR="002F7455" w:rsidRPr="00945952"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sectPr w:rsidR="002F7455" w:rsidRPr="00945952" w:rsidSect="003627F5">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6C5D184" w14:textId="77777777" w:rsidR="007B4BA0" w:rsidRDefault="007B4BA0" w:rsidP="006E798F">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Copeland,Tim" w:date="2023-08-30T15:33:00Z" w:initials="TC">
    <w:p w14:paraId="26251878" w14:textId="77777777" w:rsidR="006424B3" w:rsidRDefault="006424B3" w:rsidP="006E6028">
      <w:pPr>
        <w:pStyle w:val="CommentText"/>
      </w:pPr>
      <w:r>
        <w:rPr>
          <w:rStyle w:val="CommentReference"/>
        </w:rPr>
        <w:annotationRef/>
      </w:r>
      <w:r>
        <w:t>From which project?</w:t>
      </w:r>
    </w:p>
  </w:comment>
  <w:comment w:id="10" w:author="Copeland,Tim" w:date="2023-08-30T15:41:00Z" w:initials="TC">
    <w:p w14:paraId="4CFDADFE" w14:textId="77777777" w:rsidR="006424B3" w:rsidRDefault="006424B3" w:rsidP="009968BC">
      <w:pPr>
        <w:pStyle w:val="CommentText"/>
      </w:pPr>
      <w:r>
        <w:rPr>
          <w:rStyle w:val="CommentReference"/>
        </w:rPr>
        <w:annotationRef/>
      </w:r>
      <w:r>
        <w:t>Seems like it needed a problem statement. Here is an attempt.</w:t>
      </w:r>
    </w:p>
  </w:comment>
  <w:comment w:id="17" w:author="Copeland,Tim" w:date="2023-08-30T15:51:00Z" w:initials="TC">
    <w:p w14:paraId="0238C277" w14:textId="77777777" w:rsidR="00D37C27" w:rsidRDefault="00D37C27" w:rsidP="00E37F9E">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8" w:author="Copeland,Tim" w:date="2023-08-30T15:43:00Z" w:initials="TC">
    <w:p w14:paraId="3D256629" w14:textId="435D74F7" w:rsidR="00D37C27" w:rsidRDefault="00D37C27" w:rsidP="00981DBA">
      <w:pPr>
        <w:pStyle w:val="CommentText"/>
      </w:pPr>
      <w:r>
        <w:rPr>
          <w:rStyle w:val="CommentReference"/>
        </w:rPr>
        <w:annotationRef/>
      </w:r>
      <w:r>
        <w:t>This section is missing Spatial Structure, which is in the ASMS. Really, though, all we address in this document is Abundance. Revise this section to elaborate only on Abundance.</w:t>
      </w:r>
    </w:p>
  </w:comment>
  <w:comment w:id="22" w:author="Copeland,Tim" w:date="2023-08-31T15:20:00Z" w:initials="TC">
    <w:p w14:paraId="5745629B" w14:textId="77777777" w:rsidR="00101CB7" w:rsidRDefault="00101CB7" w:rsidP="00053286">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29" w:author="Copeland,Tim" w:date="2023-08-30T16:14:00Z" w:initials="TC">
    <w:p w14:paraId="09360997" w14:textId="5C7FF037" w:rsidR="00E50339" w:rsidRDefault="00E50339" w:rsidP="007B155E">
      <w:pPr>
        <w:pStyle w:val="CommentText"/>
      </w:pPr>
      <w:r>
        <w:rPr>
          <w:rStyle w:val="CommentReference"/>
        </w:rPr>
        <w:annotationRef/>
      </w:r>
      <w:r>
        <w:t>Historically, more effort has been directed towards Chinook, plus there are significantly greater logistical hurdles for monitoring spawning steelhead. Therefore the need for IPTDS is greater for steelhead and that should carry weight in this prioritization.</w:t>
      </w:r>
    </w:p>
  </w:comment>
  <w:comment w:id="38" w:author="Ryan Kinzer" w:date="2023-08-10T09:45:00Z" w:initials="RK">
    <w:p w14:paraId="0D2AECC1" w14:textId="17D77DFF" w:rsidR="00D757F8" w:rsidRDefault="00D757F8" w:rsidP="00352206">
      <w:pPr>
        <w:pStyle w:val="CommentText"/>
      </w:pPr>
      <w:r>
        <w:rPr>
          <w:rStyle w:val="CommentReference"/>
        </w:rPr>
        <w:annotationRef/>
      </w:r>
      <w:r>
        <w:t>What about including an "Upgrade category"?  For instance, upgrade LC1 and remove LC2, upgrade IR1 and remove IR2.</w:t>
      </w:r>
    </w:p>
  </w:comment>
  <w:comment w:id="39" w:author="Ryan Kinzer" w:date="2023-08-10T09:47:00Z" w:initials="RK">
    <w:p w14:paraId="7926FA80" w14:textId="77777777" w:rsidR="00D757F8" w:rsidRDefault="00D757F8" w:rsidP="00930EEB">
      <w:pPr>
        <w:pStyle w:val="CommentText"/>
      </w:pPr>
      <w:r>
        <w:rPr>
          <w:rStyle w:val="CommentReference"/>
        </w:rPr>
        <w:annotationRef/>
      </w:r>
      <w:r>
        <w:t>We do need to be careful with introducing bias if shifting to two nodes at a single site.</w:t>
      </w:r>
    </w:p>
  </w:comment>
  <w:comment w:id="40" w:author="Mike Ackerman" w:date="2023-08-14T10:09:00Z" w:initials="MA">
    <w:p w14:paraId="719AF535" w14:textId="77777777" w:rsidR="009F78D4" w:rsidRDefault="009F78D4">
      <w:pPr>
        <w:pStyle w:val="CommentText"/>
      </w:pPr>
      <w:r>
        <w:rPr>
          <w:rStyle w:val="CommentReference"/>
        </w:rPr>
        <w:annotationRef/>
      </w:r>
      <w:r>
        <w:t>My thought is that we first need to decide which sites will get funded or de-funded from the project. The next step will be to develop e.g., a 3-5-year plan which includes transferring, removing, adding, or upgrading sites.</w:t>
      </w:r>
    </w:p>
    <w:p w14:paraId="60BDE4F8" w14:textId="77777777" w:rsidR="009F78D4" w:rsidRDefault="009F78D4">
      <w:pPr>
        <w:pStyle w:val="CommentText"/>
      </w:pPr>
    </w:p>
    <w:p w14:paraId="3CD77497" w14:textId="77777777" w:rsidR="009F78D4" w:rsidRDefault="009F78D4" w:rsidP="00BE2C88">
      <w:pPr>
        <w:pStyle w:val="CommentText"/>
      </w:pPr>
      <w:r>
        <w:t>And agreed. If when considering changing a site to a two-pass configuration, and it's evident that the two passes won't be independent, we will revert to having another site upstream.</w:t>
      </w:r>
    </w:p>
  </w:comment>
  <w:comment w:id="47" w:author="Copeland,Tim" w:date="2023-08-30T16:15:00Z" w:initials="TC">
    <w:p w14:paraId="28C1DA54" w14:textId="77777777" w:rsidR="000D0713" w:rsidRDefault="00E50339" w:rsidP="00404A65">
      <w:pPr>
        <w:pStyle w:val="CommentText"/>
      </w:pPr>
      <w:r>
        <w:rPr>
          <w:rStyle w:val="CommentReference"/>
        </w:rPr>
        <w:annotationRef/>
      </w:r>
      <w:r w:rsidR="000D0713">
        <w:t>For Chinook, KRS is recommended for retention over ESS. See comments for steelhead in table below.</w:t>
      </w:r>
    </w:p>
  </w:comment>
  <w:comment w:id="49" w:author="Copeland,Tim" w:date="2023-08-30T16:32:00Z" w:initials="TC">
    <w:p w14:paraId="5F83A806" w14:textId="38851CD3" w:rsidR="00DA3B69" w:rsidRDefault="00DA3B69" w:rsidP="00C537AD">
      <w:pPr>
        <w:pStyle w:val="CommentText"/>
      </w:pPr>
      <w:r>
        <w:rPr>
          <w:rStyle w:val="CommentReference"/>
        </w:rPr>
        <w:annotationRef/>
      </w:r>
      <w:r>
        <w:t>USI sits on private land with only a handshake agreement with the landowner.</w:t>
      </w:r>
    </w:p>
  </w:comment>
  <w:comment w:id="53" w:author="Copeland,Tim" w:date="2023-08-30T16:23:00Z" w:initials="TC">
    <w:p w14:paraId="285A1E4F" w14:textId="3D598213" w:rsidR="003F53AA" w:rsidRDefault="003F53AA" w:rsidP="001A791A">
      <w:pPr>
        <w:pStyle w:val="CommentText"/>
      </w:pPr>
      <w:r>
        <w:rPr>
          <w:rStyle w:val="CommentReference"/>
        </w:rPr>
        <w:annotationRef/>
      </w:r>
      <w:r>
        <w:t>VC2 was upgraded when VC1 was removed. Note that the Upper Salmon major SA is covered by Sawtooth weir.</w:t>
      </w:r>
    </w:p>
  </w:comment>
  <w:comment w:id="54" w:author="Mike Ackerman" w:date="2023-08-01T09:40:00Z" w:initials="MA">
    <w:p w14:paraId="1E73FF4E" w14:textId="66237F8F" w:rsidR="0056275D" w:rsidRDefault="0056275D" w:rsidP="0056275D">
      <w:pPr>
        <w:pStyle w:val="CommentText"/>
      </w:pPr>
      <w:r>
        <w:rPr>
          <w:rStyle w:val="CommentReference"/>
        </w:rPr>
        <w:annotationRef/>
      </w:r>
      <w:r>
        <w:t>In previous spreadsheets, SREFS-s was identified as a data gap. Why so? Is the EF Salmon weir still in operation? And if so, doesn't it provide at least low-precision monitoring? I'd suspect it would be considered low-precision because the weir is higher in the system i.e., spawning likely occurs below.</w:t>
      </w:r>
    </w:p>
  </w:comment>
  <w:comment w:id="55" w:author="Copeland,Tim" w:date="2023-08-30T16:31:00Z" w:initials="TC">
    <w:p w14:paraId="65008912" w14:textId="77777777" w:rsidR="00C63A62" w:rsidRDefault="00DA3B69" w:rsidP="00331FD2">
      <w:pPr>
        <w:pStyle w:val="CommentText"/>
      </w:pPr>
      <w:r>
        <w:rPr>
          <w:rStyle w:val="CommentReference"/>
        </w:rPr>
        <w:annotationRef/>
      </w:r>
      <w:r w:rsidR="00C63A62">
        <w:t>Most of the good habitat in the East Fork SA is below the weir. The panels are usually pulled when flows go up +/or brood is met for the hatchery program.</w:t>
      </w:r>
    </w:p>
  </w:comment>
  <w:comment w:id="58" w:author="Copeland,Tim" w:date="2023-08-31T14:02:00Z" w:initials="TC">
    <w:p w14:paraId="779A8D47" w14:textId="77777777" w:rsidR="00C122A0" w:rsidRDefault="00C122A0" w:rsidP="007311CA">
      <w:pPr>
        <w:pStyle w:val="CommentText"/>
      </w:pPr>
      <w:r>
        <w:rPr>
          <w:rStyle w:val="CommentReference"/>
        </w:rPr>
        <w:annotationRef/>
      </w:r>
      <w:r>
        <w:t>Morgan SA is a collection of 3 tribs</w:t>
      </w:r>
    </w:p>
  </w:comment>
  <w:comment w:id="61" w:author="Copeland,Tim" w:date="2023-08-30T16:35:00Z" w:initials="TC">
    <w:p w14:paraId="67449BB3" w14:textId="5427EA84" w:rsidR="00DA3B69" w:rsidRDefault="00DA3B69" w:rsidP="001561FA">
      <w:pPr>
        <w:pStyle w:val="CommentText"/>
      </w:pPr>
      <w:r>
        <w:rPr>
          <w:rStyle w:val="CommentReference"/>
        </w:rPr>
        <w:annotationRef/>
      </w:r>
      <w:r>
        <w:t>The weir covers almost all the high IP habitat in the population. USE doesn't add much for SRPAH.</w:t>
      </w:r>
    </w:p>
  </w:comment>
  <w:comment w:id="62" w:author="Copeland,Tim" w:date="2023-08-31T13:57:00Z" w:initials="TC">
    <w:p w14:paraId="05A737D9" w14:textId="77777777" w:rsidR="00C122A0" w:rsidRDefault="00C122A0" w:rsidP="006862E6">
      <w:pPr>
        <w:pStyle w:val="CommentText"/>
      </w:pPr>
      <w:r>
        <w:rPr>
          <w:rStyle w:val="CommentReference"/>
        </w:rPr>
        <w:annotationRef/>
      </w:r>
      <w:r>
        <w:t>These 4 monitor trib reconnects for the IMW</w:t>
      </w:r>
    </w:p>
  </w:comment>
  <w:comment w:id="63" w:author="Copeland,Tim" w:date="2023-08-30T16:37:00Z" w:initials="TC">
    <w:p w14:paraId="2E67FC0F" w14:textId="7A0451F6" w:rsidR="00DA3B69" w:rsidRDefault="00DA3B69" w:rsidP="003F3CB7">
      <w:pPr>
        <w:pStyle w:val="CommentText"/>
      </w:pPr>
      <w:r>
        <w:rPr>
          <w:rStyle w:val="CommentReference"/>
        </w:rPr>
        <w:annotationRef/>
      </w:r>
      <w:r>
        <w:t>Note that funding was added to the O&amp;M project to operate NFS.</w:t>
      </w:r>
    </w:p>
  </w:comment>
  <w:comment w:id="64" w:author="Copeland,Tim" w:date="2023-08-30T16:43:00Z" w:initials="TC">
    <w:p w14:paraId="78E278A9" w14:textId="77777777" w:rsidR="00587A82" w:rsidRDefault="00587A82" w:rsidP="00082903">
      <w:pPr>
        <w:pStyle w:val="CommentText"/>
      </w:pPr>
      <w:r>
        <w:rPr>
          <w:rStyle w:val="CommentReference"/>
        </w:rPr>
        <w:annotationRef/>
      </w:r>
      <w:r>
        <w:t>Note that funds were added to the O&amp;M project to operate MAR.</w:t>
      </w:r>
    </w:p>
  </w:comment>
  <w:comment w:id="66" w:author="Copeland,Tim" w:date="2023-08-30T16:20:00Z" w:initials="TC">
    <w:p w14:paraId="1411FD3A" w14:textId="77777777" w:rsidR="000D0713" w:rsidRDefault="00E50339" w:rsidP="00C24772">
      <w:pPr>
        <w:pStyle w:val="CommentText"/>
      </w:pPr>
      <w:r>
        <w:rPr>
          <w:rStyle w:val="CommentReference"/>
        </w:rPr>
        <w:annotationRef/>
      </w:r>
      <w:r w:rsidR="000D0713">
        <w:t>These cover the two main branches of the population. ESS covers 2 major SAs, while KRS covers 1 major &amp; 2 minor SAs. KRS is also a life cycle M&amp;E site for steelhead and Chinook. Currently we are giving the O&amp;M project funding to operate it.</w:t>
      </w:r>
    </w:p>
  </w:comment>
  <w:comment w:id="72" w:author="Copeland,Tim" w:date="2023-09-13T03:57:00Z" w:initials="TC">
    <w:p w14:paraId="5429397F" w14:textId="77777777" w:rsidR="000D0713" w:rsidRDefault="000D0713" w:rsidP="00D46320">
      <w:pPr>
        <w:pStyle w:val="CommentText"/>
      </w:pPr>
      <w:r>
        <w:rPr>
          <w:rStyle w:val="CommentReference"/>
        </w:rPr>
        <w:annotationRef/>
      </w:r>
      <w:r>
        <w:t>We are giving funds to the O&amp;M project for these two arrays.</w:t>
      </w:r>
    </w:p>
  </w:comment>
  <w:comment w:id="73" w:author="Copeland,Tim" w:date="2023-08-31T14:07:00Z" w:initials="TC">
    <w:p w14:paraId="7195681F" w14:textId="77777777" w:rsidR="000D0713" w:rsidRDefault="00C122A0" w:rsidP="00522AAC">
      <w:pPr>
        <w:pStyle w:val="CommentText"/>
      </w:pPr>
      <w:r>
        <w:rPr>
          <w:rStyle w:val="CommentReference"/>
        </w:rPr>
        <w:annotationRef/>
      </w:r>
      <w:r w:rsidR="000D0713">
        <w:t>This IPTDS was recently established to allow life-cycle M&amp;E of habitat restoration. We are giving funds to the O&amp;M project to operate this array.</w:t>
      </w:r>
    </w:p>
  </w:comment>
  <w:comment w:id="74" w:author="Copeland,Tim" w:date="2023-08-31T14:25:00Z" w:initials="TC">
    <w:p w14:paraId="4EF06143" w14:textId="365F8742" w:rsidR="005365CC" w:rsidRDefault="00C67F4C" w:rsidP="00802B5A">
      <w:pPr>
        <w:pStyle w:val="CommentText"/>
      </w:pPr>
      <w:r>
        <w:rPr>
          <w:rStyle w:val="CommentReference"/>
        </w:rPr>
        <w:annotationRef/>
      </w:r>
      <w:r w:rsidR="005365CC">
        <w:t xml:space="preserve">Potlatch is an IMW but JUL has significant problems with bedload movement &amp; was decommissioned. LAP is active. NPTs steelhead assessment project (2010-057-00) runs temp IPTDS on selected tribs. </w:t>
      </w:r>
    </w:p>
  </w:comment>
  <w:comment w:id="79" w:author="Copeland,Tim" w:date="2023-08-31T15:27:00Z" w:initials="TC">
    <w:p w14:paraId="6164D405" w14:textId="77777777" w:rsidR="00156B15" w:rsidRDefault="00156B15" w:rsidP="008E4DEF">
      <w:pPr>
        <w:pStyle w:val="CommentText"/>
      </w:pPr>
      <w:r>
        <w:rPr>
          <w:rStyle w:val="CommentReference"/>
        </w:rPr>
        <w:annotationRef/>
      </w:r>
      <w:r>
        <w:t>GRUMA is a must-have population for MPG viability. That said, isn't there a weir and detector on Lookingglass Creek at the hatchery?</w:t>
      </w:r>
    </w:p>
  </w:comment>
  <w:comment w:id="82" w:author="Copeland,Tim" w:date="2023-08-31T15:31:00Z" w:initials="TC">
    <w:p w14:paraId="24F13CC8" w14:textId="77777777" w:rsidR="00156B15" w:rsidRDefault="00156B15" w:rsidP="00FB486E">
      <w:pPr>
        <w:pStyle w:val="CommentText"/>
      </w:pPr>
      <w:r>
        <w:rPr>
          <w:rStyle w:val="CommentReference"/>
        </w:rPr>
        <w:annotationRef/>
      </w:r>
      <w:r>
        <w:t>Asotin Creek itself is an IMW with several IPTDSs.</w:t>
      </w:r>
    </w:p>
  </w:comment>
  <w:comment w:id="85" w:author="Copeland,Tim" w:date="2023-08-31T15:54:00Z" w:initials="TC">
    <w:p w14:paraId="79D0C25D" w14:textId="77777777" w:rsidR="00DB08D6" w:rsidRDefault="00DB08D6" w:rsidP="00442436">
      <w:pPr>
        <w:pStyle w:val="CommentText"/>
      </w:pPr>
      <w:r>
        <w:rPr>
          <w:rStyle w:val="CommentReference"/>
        </w:rPr>
        <w:annotationRef/>
      </w:r>
      <w:r>
        <w:t>An East Fork IPTDS would solve this problem. Such was tried (in 2015?) but washed out the spring after installation.</w:t>
      </w:r>
    </w:p>
  </w:comment>
  <w:comment w:id="86" w:author="Copeland,Tim" w:date="2023-08-31T15:51:00Z" w:initials="TC">
    <w:p w14:paraId="2DBBBD34" w14:textId="37A84735" w:rsidR="00DB08D6" w:rsidRDefault="00DB08D6" w:rsidP="0089421D">
      <w:pPr>
        <w:pStyle w:val="CommentText"/>
      </w:pPr>
      <w:r>
        <w:rPr>
          <w:rStyle w:val="CommentReference"/>
        </w:rPr>
        <w:annotationRef/>
      </w:r>
      <w:r>
        <w:t>This population is targeted for viability in the recovery strategy</w:t>
      </w:r>
    </w:p>
  </w:comment>
  <w:comment w:id="89" w:author="Copeland,Tim" w:date="2023-08-31T15:59:00Z" w:initials="TC">
    <w:p w14:paraId="0D7A76D6" w14:textId="77777777" w:rsidR="00DB08D6" w:rsidRDefault="00DB08D6" w:rsidP="00DB3C6B">
      <w:pPr>
        <w:pStyle w:val="CommentText"/>
      </w:pPr>
      <w:r>
        <w:rPr>
          <w:rStyle w:val="CommentReference"/>
        </w:rPr>
        <w:annotationRef/>
      </w:r>
      <w:r>
        <w:t>KRS supports life cycle M&amp;E for Chinook and steelhead</w:t>
      </w:r>
    </w:p>
  </w:comment>
  <w:comment w:id="93" w:author="Mike Ackerman" w:date="2023-08-14T12:02:00Z" w:initials="MA">
    <w:p w14:paraId="68E8A43F" w14:textId="260BDAF9" w:rsidR="00F3413A" w:rsidRDefault="00F3413A" w:rsidP="00253BA8">
      <w:pPr>
        <w:pStyle w:val="CommentText"/>
      </w:pPr>
      <w:r>
        <w:rPr>
          <w:rStyle w:val="CommentReference"/>
        </w:rPr>
        <w:annotationRef/>
      </w:r>
      <w:r>
        <w:t>I plan to write a Discussion prior to submittal to BPA. Please feel free to suggest topics to consider or even to add paragraphs.</w:t>
      </w:r>
    </w:p>
  </w:comment>
  <w:comment w:id="94" w:author="Copeland,Tim" w:date="2023-08-31T16:04:00Z" w:initials="TC">
    <w:p w14:paraId="764ABA68" w14:textId="77777777" w:rsidR="0014203D" w:rsidRDefault="0014203D" w:rsidP="00FA32F9">
      <w:pPr>
        <w:pStyle w:val="CommentText"/>
      </w:pPr>
      <w:r>
        <w:rPr>
          <w:rStyle w:val="CommentReference"/>
        </w:rPr>
        <w:annotationRef/>
      </w:r>
      <w:r>
        <w:t>ISSMES (1990-055-00) transferred funding to the O&amp;M project to enable life cycle M&amp;E at select locations. That option needs to be open to others.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C5D184" w15:done="0"/>
  <w15:commentEx w15:paraId="26251878" w15:done="0"/>
  <w15:commentEx w15:paraId="4CFDADFE" w15:done="0"/>
  <w15:commentEx w15:paraId="0238C277" w15:done="0"/>
  <w15:commentEx w15:paraId="3D256629" w15:done="0"/>
  <w15:commentEx w15:paraId="5745629B" w15:done="0"/>
  <w15:commentEx w15:paraId="09360997" w15:done="0"/>
  <w15:commentEx w15:paraId="0D2AECC1" w15:done="0"/>
  <w15:commentEx w15:paraId="7926FA80" w15:paraIdParent="0D2AECC1" w15:done="0"/>
  <w15:commentEx w15:paraId="3CD77497" w15:paraIdParent="0D2AECC1" w15:done="0"/>
  <w15:commentEx w15:paraId="28C1DA54" w15:done="0"/>
  <w15:commentEx w15:paraId="5F83A806" w15:done="0"/>
  <w15:commentEx w15:paraId="285A1E4F" w15:done="0"/>
  <w15:commentEx w15:paraId="1E73FF4E" w15:done="0"/>
  <w15:commentEx w15:paraId="65008912" w15:paraIdParent="1E73FF4E" w15:done="0"/>
  <w15:commentEx w15:paraId="779A8D47" w15:done="0"/>
  <w15:commentEx w15:paraId="67449BB3" w15:done="0"/>
  <w15:commentEx w15:paraId="05A737D9" w15:done="0"/>
  <w15:commentEx w15:paraId="2E67FC0F" w15:done="0"/>
  <w15:commentEx w15:paraId="78E278A9" w15:done="0"/>
  <w15:commentEx w15:paraId="1411FD3A" w15:done="0"/>
  <w15:commentEx w15:paraId="5429397F" w15:done="0"/>
  <w15:commentEx w15:paraId="7195681F" w15:done="0"/>
  <w15:commentEx w15:paraId="4EF06143" w15:done="0"/>
  <w15:commentEx w15:paraId="6164D405" w15:done="0"/>
  <w15:commentEx w15:paraId="24F13CC8" w15:done="0"/>
  <w15:commentEx w15:paraId="79D0C25D" w15:done="0"/>
  <w15:commentEx w15:paraId="2DBBBD34" w15:done="0"/>
  <w15:commentEx w15:paraId="0D7A76D6" w15:done="0"/>
  <w15:commentEx w15:paraId="68E8A43F" w15:done="0"/>
  <w15:commentEx w15:paraId="764ABA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476A4" w16cex:dateUtc="2023-08-14T15:47:00Z"/>
  <w16cex:commentExtensible w16cex:durableId="2899DFE5" w16cex:dateUtc="2023-08-30T21:33:00Z"/>
  <w16cex:commentExtensible w16cex:durableId="2899E199" w16cex:dateUtc="2023-08-30T21:41:00Z"/>
  <w16cex:commentExtensible w16cex:durableId="2899E3EA" w16cex:dateUtc="2023-08-30T21:51:00Z"/>
  <w16cex:commentExtensible w16cex:durableId="2899E220" w16cex:dateUtc="2023-08-30T21:43:00Z"/>
  <w16cex:commentExtensible w16cex:durableId="289B2E56" w16cex:dateUtc="2023-08-31T21:20:00Z"/>
  <w16cex:commentExtensible w16cex:durableId="2899E97A" w16cex:dateUtc="2023-08-30T22:14:00Z"/>
  <w16cex:commentExtensible w16cex:durableId="287F3035" w16cex:dateUtc="2023-08-10T15:45:00Z"/>
  <w16cex:commentExtensible w16cex:durableId="287F3095" w16cex:dateUtc="2023-08-10T15:47:00Z"/>
  <w16cex:commentExtensible w16cex:durableId="28847BDA" w16cex:dateUtc="2023-08-14T16:09:00Z"/>
  <w16cex:commentExtensible w16cex:durableId="2899E9B2" w16cex:dateUtc="2023-08-30T22:15:00Z"/>
  <w16cex:commentExtensible w16cex:durableId="2899ED9E" w16cex:dateUtc="2023-08-30T22:32:00Z"/>
  <w16cex:commentExtensible w16cex:durableId="2899EB91" w16cex:dateUtc="2023-08-30T22:23:00Z"/>
  <w16cex:commentExtensible w16cex:durableId="287351A4" w16cex:dateUtc="2023-08-01T15:40:00Z"/>
  <w16cex:commentExtensible w16cex:durableId="2899ED62" w16cex:dateUtc="2023-08-30T22:31:00Z"/>
  <w16cex:commentExtensible w16cex:durableId="289B1BFC" w16cex:dateUtc="2023-08-31T20:02:00Z"/>
  <w16cex:commentExtensible w16cex:durableId="2899EE5A" w16cex:dateUtc="2023-08-30T22:35:00Z"/>
  <w16cex:commentExtensible w16cex:durableId="289B1ACE" w16cex:dateUtc="2023-08-31T19:57:00Z"/>
  <w16cex:commentExtensible w16cex:durableId="2899EECC" w16cex:dateUtc="2023-08-30T22:37:00Z"/>
  <w16cex:commentExtensible w16cex:durableId="2899F03A" w16cex:dateUtc="2023-08-30T22:43:00Z"/>
  <w16cex:commentExtensible w16cex:durableId="2899EACE" w16cex:dateUtc="2023-08-30T22:20:00Z"/>
  <w16cex:commentExtensible w16cex:durableId="28ABB1B0" w16cex:dateUtc="2023-09-13T09:57:00Z"/>
  <w16cex:commentExtensible w16cex:durableId="289B1D07" w16cex:dateUtc="2023-08-31T20:07:00Z"/>
  <w16cex:commentExtensible w16cex:durableId="289B2148" w16cex:dateUtc="2023-08-31T20:25:00Z"/>
  <w16cex:commentExtensible w16cex:durableId="289B2FF1" w16cex:dateUtc="2023-08-31T21:27:00Z"/>
  <w16cex:commentExtensible w16cex:durableId="289B30C1" w16cex:dateUtc="2023-08-31T21:31:00Z"/>
  <w16cex:commentExtensible w16cex:durableId="289B3640" w16cex:dateUtc="2023-08-31T21:54:00Z"/>
  <w16cex:commentExtensible w16cex:durableId="289B3577" w16cex:dateUtc="2023-08-31T21:51:00Z"/>
  <w16cex:commentExtensible w16cex:durableId="289B3746" w16cex:dateUtc="2023-08-31T21:59:00Z"/>
  <w16cex:commentExtensible w16cex:durableId="28849649" w16cex:dateUtc="2023-08-14T18:02:00Z"/>
  <w16cex:commentExtensible w16cex:durableId="289B3899" w16cex:dateUtc="2023-08-31T22: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C5D184" w16cid:durableId="288476A4"/>
  <w16cid:commentId w16cid:paraId="26251878" w16cid:durableId="2899DFE5"/>
  <w16cid:commentId w16cid:paraId="4CFDADFE" w16cid:durableId="2899E199"/>
  <w16cid:commentId w16cid:paraId="0238C277" w16cid:durableId="2899E3EA"/>
  <w16cid:commentId w16cid:paraId="3D256629" w16cid:durableId="2899E220"/>
  <w16cid:commentId w16cid:paraId="5745629B" w16cid:durableId="289B2E56"/>
  <w16cid:commentId w16cid:paraId="09360997" w16cid:durableId="2899E97A"/>
  <w16cid:commentId w16cid:paraId="0D2AECC1" w16cid:durableId="287F3035"/>
  <w16cid:commentId w16cid:paraId="7926FA80" w16cid:durableId="287F3095"/>
  <w16cid:commentId w16cid:paraId="3CD77497" w16cid:durableId="28847BDA"/>
  <w16cid:commentId w16cid:paraId="28C1DA54" w16cid:durableId="2899E9B2"/>
  <w16cid:commentId w16cid:paraId="5F83A806" w16cid:durableId="2899ED9E"/>
  <w16cid:commentId w16cid:paraId="285A1E4F" w16cid:durableId="2899EB91"/>
  <w16cid:commentId w16cid:paraId="1E73FF4E" w16cid:durableId="287351A4"/>
  <w16cid:commentId w16cid:paraId="65008912" w16cid:durableId="2899ED62"/>
  <w16cid:commentId w16cid:paraId="779A8D47" w16cid:durableId="289B1BFC"/>
  <w16cid:commentId w16cid:paraId="67449BB3" w16cid:durableId="2899EE5A"/>
  <w16cid:commentId w16cid:paraId="05A737D9" w16cid:durableId="289B1ACE"/>
  <w16cid:commentId w16cid:paraId="2E67FC0F" w16cid:durableId="2899EECC"/>
  <w16cid:commentId w16cid:paraId="78E278A9" w16cid:durableId="2899F03A"/>
  <w16cid:commentId w16cid:paraId="1411FD3A" w16cid:durableId="2899EACE"/>
  <w16cid:commentId w16cid:paraId="5429397F" w16cid:durableId="28ABB1B0"/>
  <w16cid:commentId w16cid:paraId="7195681F" w16cid:durableId="289B1D07"/>
  <w16cid:commentId w16cid:paraId="4EF06143" w16cid:durableId="289B2148"/>
  <w16cid:commentId w16cid:paraId="6164D405" w16cid:durableId="289B2FF1"/>
  <w16cid:commentId w16cid:paraId="24F13CC8" w16cid:durableId="289B30C1"/>
  <w16cid:commentId w16cid:paraId="79D0C25D" w16cid:durableId="289B3640"/>
  <w16cid:commentId w16cid:paraId="2DBBBD34" w16cid:durableId="289B3577"/>
  <w16cid:commentId w16cid:paraId="0D7A76D6" w16cid:durableId="289B3746"/>
  <w16cid:commentId w16cid:paraId="68E8A43F" w16cid:durableId="28849649"/>
  <w16cid:commentId w16cid:paraId="764ABA68" w16cid:durableId="289B38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4ED67" w14:textId="77777777" w:rsidR="00A96065" w:rsidRDefault="00A96065" w:rsidP="00677DF7">
      <w:pPr>
        <w:spacing w:after="0" w:line="240" w:lineRule="auto"/>
      </w:pPr>
      <w:r>
        <w:separator/>
      </w:r>
    </w:p>
  </w:endnote>
  <w:endnote w:type="continuationSeparator" w:id="0">
    <w:p w14:paraId="08583D07" w14:textId="77777777" w:rsidR="00A96065" w:rsidRDefault="00A96065"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77477" w14:textId="77777777" w:rsidR="00A96065" w:rsidRDefault="00A96065" w:rsidP="00677DF7">
      <w:pPr>
        <w:spacing w:after="0" w:line="240" w:lineRule="auto"/>
      </w:pPr>
      <w:r>
        <w:separator/>
      </w:r>
    </w:p>
  </w:footnote>
  <w:footnote w:type="continuationSeparator" w:id="0">
    <w:p w14:paraId="5322BF71" w14:textId="77777777" w:rsidR="00A96065" w:rsidRDefault="00A96065" w:rsidP="00677DF7">
      <w:pPr>
        <w:spacing w:after="0" w:line="240" w:lineRule="auto"/>
      </w:pPr>
      <w:r>
        <w:continuationSeparator/>
      </w:r>
    </w:p>
  </w:footnote>
  <w:footnote w:id="1">
    <w:p w14:paraId="56BC303C" w14:textId="16666CA7" w:rsidR="00677DF7" w:rsidRDefault="00677DF7">
      <w:pPr>
        <w:pStyle w:val="FootnoteText"/>
      </w:pPr>
      <w:r>
        <w:rPr>
          <w:rStyle w:val="FootnoteReference"/>
        </w:rPr>
        <w:footnoteRef/>
      </w:r>
      <w:r>
        <w:t xml:space="preserve"> </w:t>
      </w:r>
      <w:r w:rsidRPr="00677DF7">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proofErr w:type="gramStart"/>
      <w:r w:rsidRPr="00B25FFC">
        <w:rPr>
          <w:rFonts w:cs="Times New Roman"/>
          <w:sz w:val="18"/>
          <w:szCs w:val="18"/>
        </w:rPr>
        <w:t>adult:adult</w:t>
      </w:r>
      <w:proofErr w:type="spellEnd"/>
      <w:proofErr w:type="gramEnd"/>
      <w:r w:rsidRPr="00B25FFC">
        <w:rPr>
          <w:rFonts w:cs="Times New Roman"/>
          <w:sz w:val="18"/>
          <w:szCs w:val="18"/>
        </w:rPr>
        <w:t xml:space="preserve"> productivity include adult recruits per adult spawner or lifetime reproductive success.</w:t>
      </w:r>
    </w:p>
  </w:footnote>
  <w:footnote w:id="3">
    <w:p w14:paraId="5B37B1E2" w14:textId="17E5F047"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Genetic-based effective population size monitoring (e.g., Hargrove 2022, Ackerman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702492D1" w14:textId="6E7B2F07" w:rsidR="00421032" w:rsidRPr="00421032" w:rsidRDefault="00421032">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proofErr w:type="spellStart"/>
      <w:r w:rsidR="00397ED9">
        <w:rPr>
          <w:rFonts w:cs="Times New Roman"/>
          <w:sz w:val="18"/>
          <w:szCs w:val="18"/>
        </w:rPr>
        <w:t>sp</w:t>
      </w:r>
      <w:proofErr w:type="spellEnd"/>
      <w:r w:rsidR="00397ED9">
        <w:rPr>
          <w:rFonts w:cs="Times New Roman"/>
          <w:sz w:val="18"/>
          <w:szCs w:val="18"/>
        </w:rPr>
        <w:t>/</w:t>
      </w:r>
      <w:proofErr w:type="spellStart"/>
      <w:r w:rsidR="00397ED9">
        <w:rPr>
          <w:rFonts w:cs="Times New Roman"/>
          <w:sz w:val="18"/>
          <w:szCs w:val="18"/>
        </w:rPr>
        <w:t>su</w:t>
      </w:r>
      <w:proofErr w:type="spellEnd"/>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p>
  </w:footnote>
  <w:footnote w:id="5">
    <w:p w14:paraId="4DF84660" w14:textId="4DC2E02D" w:rsidR="007A739C" w:rsidRDefault="007A739C">
      <w:pPr>
        <w:pStyle w:val="FootnoteText"/>
      </w:pPr>
      <w:r>
        <w:rPr>
          <w:rStyle w:val="FootnoteReference"/>
        </w:rPr>
        <w:footnoteRef/>
      </w:r>
      <w:r w:rsidR="00916C1C">
        <w:t>Either KRS or ESS would require continued funding under the IPTDS O&amp;M project</w:t>
      </w:r>
      <w:r w:rsidR="005D3DCE">
        <w:t>.</w:t>
      </w:r>
    </w:p>
  </w:footnote>
  <w:footnote w:id="6">
    <w:p w14:paraId="55693BB7" w14:textId="24320EF3" w:rsidR="009B6ED0" w:rsidRDefault="009B6ED0">
      <w:pPr>
        <w:pStyle w:val="FootnoteText"/>
      </w:pPr>
      <w:r>
        <w:rPr>
          <w:rStyle w:val="FootnoteReference"/>
        </w:rPr>
        <w:footnoteRef/>
      </w:r>
      <w:r w:rsidR="00916C1C">
        <w:t xml:space="preserve">Funding for one additional array beyond the current LC1 array would be required. </w:t>
      </w:r>
      <w:r w:rsidR="00E51CA8">
        <w:t>The LC1 site could be modified to a two-pass array configuration</w:t>
      </w:r>
      <w:r w:rsidR="005D3DCE">
        <w:t xml:space="preserve"> (assuming independent arrays)</w:t>
      </w:r>
      <w:r w:rsidR="00E51CA8">
        <w:t xml:space="preserve"> or LC2 could be moved upstream to a better access location</w:t>
      </w:r>
      <w:r w:rsidR="00916C1C">
        <w:t xml:space="preserve"> (if desired)</w:t>
      </w:r>
      <w:r w:rsidR="00E51CA8">
        <w:t>, but preferably below</w:t>
      </w:r>
      <w:r w:rsidR="00916C1C">
        <w:t xml:space="preserve"> </w:t>
      </w:r>
      <w:r w:rsidR="00844F5E">
        <w:t xml:space="preserve">significant </w:t>
      </w:r>
      <w:r w:rsidR="00E51CA8">
        <w:t xml:space="preserve">steelhead spawning areas. </w:t>
      </w:r>
    </w:p>
  </w:footnote>
  <w:footnote w:id="7">
    <w:p w14:paraId="3678CAA1" w14:textId="6F80899B" w:rsidR="00E51CA8" w:rsidRDefault="00E51CA8">
      <w:pPr>
        <w:pStyle w:val="FootnoteText"/>
      </w:pPr>
      <w:r>
        <w:rPr>
          <w:rStyle w:val="FootnoteReference"/>
        </w:rPr>
        <w:footnoteRef/>
      </w:r>
      <w:r w:rsidR="00844F5E">
        <w:t>At least two arrays upstream of SC1 would require continued funding under the IPTDS O&amp;M project which could include existing IPTDS sites either funded or not funded under the project, or alternate site/array configurations could be considered.</w:t>
      </w:r>
    </w:p>
  </w:footnote>
  <w:footnote w:id="8">
    <w:p w14:paraId="33867203" w14:textId="60E5E67D" w:rsidR="00E51CA8" w:rsidRDefault="00E51CA8">
      <w:pPr>
        <w:pStyle w:val="FootnoteText"/>
      </w:pPr>
      <w:r>
        <w:rPr>
          <w:rStyle w:val="FootnoteReference"/>
        </w:rPr>
        <w:footnoteRef/>
      </w:r>
      <w:r w:rsidR="00844F5E">
        <w:t xml:space="preserve">At least one array upstream of </w:t>
      </w:r>
      <w:r w:rsidR="00D757F8">
        <w:t xml:space="preserve">IR1 </w:t>
      </w:r>
      <w:r w:rsidR="00844F5E">
        <w:t>would require continued funding under the IPTDS O&amp;M project.</w:t>
      </w:r>
    </w:p>
  </w:footnote>
  <w:footnote w:id="9">
    <w:p w14:paraId="26781B6B" w14:textId="189F39ED" w:rsidR="00CB6F14" w:rsidRDefault="00CB6F14">
      <w:pPr>
        <w:pStyle w:val="FootnoteText"/>
      </w:pPr>
      <w:r>
        <w:rPr>
          <w:rStyle w:val="FootnoteReference"/>
        </w:rPr>
        <w:footnoteRef/>
      </w:r>
      <w:r w:rsidR="00061DB1">
        <w:t>If continued high-resolution monitoring of the GRWAL-s population is desired</w:t>
      </w:r>
      <w:r w:rsidR="00C41A03">
        <w:t>, all three sites (WR1, MR1, WR2) should be funded under the IPTDS O&amp;M project; alternatively, if low-resolution monitoring is adequate, only MR1 or WR2 needs to be funded.</w:t>
      </w:r>
      <w:r>
        <w:t xml:space="preserve"> </w:t>
      </w:r>
    </w:p>
  </w:footnote>
  <w:footnote w:id="10">
    <w:p w14:paraId="6BB0DA04" w14:textId="09A73014" w:rsidR="00826734" w:rsidRDefault="00826734">
      <w:pPr>
        <w:pStyle w:val="FootnoteText"/>
      </w:pPr>
      <w:r>
        <w:rPr>
          <w:rStyle w:val="FootnoteReference"/>
        </w:rPr>
        <w:footnoteRef/>
      </w:r>
      <w:r w:rsidR="00614D2A">
        <w:t>One existing site, preferably a two-pass configuration, is recommended below a major spawning area in the CRLMA-s population (JUL, LAP, or LAW) unless alterations to sites and funding are made that allow abundance estimates for the lower South Fork Clearwater tributaries major spawning area within the population to be parsed from the CRSFC-s population.</w:t>
      </w:r>
      <w:r w:rsidR="00867259">
        <w:t xml:space="preserve"> LAP would be preferred </w:t>
      </w:r>
      <w:r w:rsidR="00526B4D">
        <w:t xml:space="preserve">to continue existing time-series for the </w:t>
      </w:r>
      <w:r w:rsidR="001E3004">
        <w:t>CRLMA-s population.</w:t>
      </w:r>
    </w:p>
  </w:footnote>
  <w:footnote w:id="11">
    <w:p w14:paraId="30BE05DA" w14:textId="4C851544" w:rsidR="00826734" w:rsidRDefault="00826734">
      <w:pPr>
        <w:pStyle w:val="FootnoteText"/>
      </w:pPr>
      <w:r>
        <w:rPr>
          <w:rStyle w:val="FootnoteReference"/>
        </w:rPr>
        <w:footnoteRef/>
      </w:r>
      <w:r w:rsidR="00614D2A">
        <w:t>A site in the SNTUC Chinook salmon population (e.g., LTR) could be considered for funding under the IPTDS O&amp;M project</w:t>
      </w:r>
      <w:r w:rsidR="000805A6">
        <w:t>, if it supported high-resolution monitoring.</w:t>
      </w:r>
    </w:p>
  </w:footnote>
  <w:footnote w:id="12">
    <w:p w14:paraId="2CC248B3" w14:textId="19CD6230" w:rsidR="005A21C7" w:rsidRDefault="005A21C7">
      <w:pPr>
        <w:pStyle w:val="FootnoteText"/>
      </w:pPr>
      <w:r>
        <w:rPr>
          <w:rStyle w:val="FootnoteReference"/>
        </w:rPr>
        <w:footnoteRef/>
      </w:r>
      <w:r w:rsidR="000805A6">
        <w:t>One site, preferably a two-pass configuration, in a major spawning area of the SREFS-s steelhead population is recommended for funding under the IPTDS O&amp;M project. The lower East Fork Salmon River is preferable, as it would also support monitoring of the SREFS Chinook salmon population.</w:t>
      </w:r>
    </w:p>
  </w:footnote>
  <w:footnote w:id="13">
    <w:p w14:paraId="6DD0DC5D" w14:textId="6994BB4F" w:rsidR="005A21C7" w:rsidRDefault="005A21C7">
      <w:pPr>
        <w:pStyle w:val="FootnoteText"/>
      </w:pPr>
      <w:r>
        <w:rPr>
          <w:rStyle w:val="FootnoteReference"/>
        </w:rPr>
        <w:footnoteRef/>
      </w:r>
      <w:r w:rsidR="00614D2A">
        <w:t xml:space="preserve">One site, preferably a two-pass configuration, is recommended below a major (Little Salmon) or minor (Rock, </w:t>
      </w:r>
      <w:proofErr w:type="spellStart"/>
      <w:r w:rsidR="00614D2A">
        <w:t>Skookumchuck</w:t>
      </w:r>
      <w:proofErr w:type="spellEnd"/>
      <w:r w:rsidR="00614D2A">
        <w:t>, Slate, Whitebird) spawning area within the SRLSR-s population to provide low-precision monitoring.</w:t>
      </w:r>
    </w:p>
  </w:footnote>
  <w:footnote w:id="14">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4710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6899687">
    <w:abstractNumId w:val="6"/>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5"/>
  </w:num>
  <w:num w:numId="7" w16cid:durableId="386998980">
    <w:abstractNumId w:val="7"/>
  </w:num>
  <w:num w:numId="8" w16cid:durableId="190941668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Copeland,Tim">
    <w15:presenceInfo w15:providerId="AD" w15:userId="S::tim.copeland@idfg.idaho.gov::cbf44d7d-7c12-4237-9b05-daeb3752de38"/>
  </w15:person>
  <w15:person w15:author="Ryan Kinzer">
    <w15:presenceInfo w15:providerId="None" w15:userId="Ryan Kin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1269"/>
    <w:rsid w:val="00015A9A"/>
    <w:rsid w:val="000160F5"/>
    <w:rsid w:val="0001711B"/>
    <w:rsid w:val="0001722A"/>
    <w:rsid w:val="00017C30"/>
    <w:rsid w:val="00022CE8"/>
    <w:rsid w:val="00024908"/>
    <w:rsid w:val="00025452"/>
    <w:rsid w:val="00031331"/>
    <w:rsid w:val="00032534"/>
    <w:rsid w:val="00045199"/>
    <w:rsid w:val="000454E8"/>
    <w:rsid w:val="000547B5"/>
    <w:rsid w:val="00061162"/>
    <w:rsid w:val="00061DB1"/>
    <w:rsid w:val="00064F05"/>
    <w:rsid w:val="000667DB"/>
    <w:rsid w:val="0007002C"/>
    <w:rsid w:val="000805A6"/>
    <w:rsid w:val="00086DC5"/>
    <w:rsid w:val="000B34FA"/>
    <w:rsid w:val="000C3AA2"/>
    <w:rsid w:val="000C422D"/>
    <w:rsid w:val="000C7D4F"/>
    <w:rsid w:val="000D0713"/>
    <w:rsid w:val="000D3FB6"/>
    <w:rsid w:val="000D4C11"/>
    <w:rsid w:val="000D645F"/>
    <w:rsid w:val="000E3DA6"/>
    <w:rsid w:val="000F2DA6"/>
    <w:rsid w:val="000F3CC1"/>
    <w:rsid w:val="00100316"/>
    <w:rsid w:val="00101CB7"/>
    <w:rsid w:val="00110D73"/>
    <w:rsid w:val="00111303"/>
    <w:rsid w:val="00117F40"/>
    <w:rsid w:val="0012185F"/>
    <w:rsid w:val="0012232A"/>
    <w:rsid w:val="001246FE"/>
    <w:rsid w:val="00126201"/>
    <w:rsid w:val="00127CA1"/>
    <w:rsid w:val="00141564"/>
    <w:rsid w:val="00141B42"/>
    <w:rsid w:val="0014203D"/>
    <w:rsid w:val="00142DC3"/>
    <w:rsid w:val="00156B15"/>
    <w:rsid w:val="001622EA"/>
    <w:rsid w:val="00162C3B"/>
    <w:rsid w:val="00170F90"/>
    <w:rsid w:val="001746E3"/>
    <w:rsid w:val="001754C4"/>
    <w:rsid w:val="00195900"/>
    <w:rsid w:val="0019708A"/>
    <w:rsid w:val="001A0F06"/>
    <w:rsid w:val="001B0429"/>
    <w:rsid w:val="001C13D4"/>
    <w:rsid w:val="001C223E"/>
    <w:rsid w:val="001C2A21"/>
    <w:rsid w:val="001D5BFE"/>
    <w:rsid w:val="001D6BF2"/>
    <w:rsid w:val="001E01B6"/>
    <w:rsid w:val="001E22A3"/>
    <w:rsid w:val="001E3004"/>
    <w:rsid w:val="001E3D5E"/>
    <w:rsid w:val="001E660C"/>
    <w:rsid w:val="001F188D"/>
    <w:rsid w:val="001F3708"/>
    <w:rsid w:val="001F58DF"/>
    <w:rsid w:val="001F63AF"/>
    <w:rsid w:val="002007E7"/>
    <w:rsid w:val="002028F6"/>
    <w:rsid w:val="00221697"/>
    <w:rsid w:val="00224289"/>
    <w:rsid w:val="002269B3"/>
    <w:rsid w:val="00234B2E"/>
    <w:rsid w:val="00235B59"/>
    <w:rsid w:val="00246CBC"/>
    <w:rsid w:val="0025120B"/>
    <w:rsid w:val="00277F55"/>
    <w:rsid w:val="002878C4"/>
    <w:rsid w:val="00294461"/>
    <w:rsid w:val="002A00A7"/>
    <w:rsid w:val="002A1432"/>
    <w:rsid w:val="002A39E5"/>
    <w:rsid w:val="002B36CC"/>
    <w:rsid w:val="002B3E62"/>
    <w:rsid w:val="002C133C"/>
    <w:rsid w:val="002C6507"/>
    <w:rsid w:val="002C71B7"/>
    <w:rsid w:val="002D03A6"/>
    <w:rsid w:val="002D1F21"/>
    <w:rsid w:val="002D28A1"/>
    <w:rsid w:val="002D6351"/>
    <w:rsid w:val="002D74B8"/>
    <w:rsid w:val="002E6064"/>
    <w:rsid w:val="002E71A0"/>
    <w:rsid w:val="002F23F8"/>
    <w:rsid w:val="002F7455"/>
    <w:rsid w:val="0030002E"/>
    <w:rsid w:val="00302709"/>
    <w:rsid w:val="00303B40"/>
    <w:rsid w:val="00305646"/>
    <w:rsid w:val="00317BB3"/>
    <w:rsid w:val="00323663"/>
    <w:rsid w:val="003261D8"/>
    <w:rsid w:val="00326CD3"/>
    <w:rsid w:val="00327D10"/>
    <w:rsid w:val="0033156D"/>
    <w:rsid w:val="00336946"/>
    <w:rsid w:val="00343CFB"/>
    <w:rsid w:val="00350099"/>
    <w:rsid w:val="00351EA7"/>
    <w:rsid w:val="00351F6C"/>
    <w:rsid w:val="003520D5"/>
    <w:rsid w:val="00353D3B"/>
    <w:rsid w:val="00354237"/>
    <w:rsid w:val="00356287"/>
    <w:rsid w:val="003568A1"/>
    <w:rsid w:val="003627F5"/>
    <w:rsid w:val="00381AF2"/>
    <w:rsid w:val="00385F53"/>
    <w:rsid w:val="0039269D"/>
    <w:rsid w:val="00393A12"/>
    <w:rsid w:val="00393B46"/>
    <w:rsid w:val="0039707A"/>
    <w:rsid w:val="003978B3"/>
    <w:rsid w:val="00397ED9"/>
    <w:rsid w:val="003A1403"/>
    <w:rsid w:val="003A3B65"/>
    <w:rsid w:val="003A4017"/>
    <w:rsid w:val="003B3245"/>
    <w:rsid w:val="003B3A86"/>
    <w:rsid w:val="003B3C30"/>
    <w:rsid w:val="003C5676"/>
    <w:rsid w:val="003D529F"/>
    <w:rsid w:val="003E4E69"/>
    <w:rsid w:val="003F53AA"/>
    <w:rsid w:val="00402770"/>
    <w:rsid w:val="00405CE8"/>
    <w:rsid w:val="00410823"/>
    <w:rsid w:val="00415D2F"/>
    <w:rsid w:val="00415F9B"/>
    <w:rsid w:val="00421032"/>
    <w:rsid w:val="00421BBD"/>
    <w:rsid w:val="00427CD0"/>
    <w:rsid w:val="00427D79"/>
    <w:rsid w:val="00436D9F"/>
    <w:rsid w:val="00443173"/>
    <w:rsid w:val="00443A7E"/>
    <w:rsid w:val="00456D09"/>
    <w:rsid w:val="0045782A"/>
    <w:rsid w:val="0046399B"/>
    <w:rsid w:val="0046529E"/>
    <w:rsid w:val="00465B97"/>
    <w:rsid w:val="00466E5B"/>
    <w:rsid w:val="00473978"/>
    <w:rsid w:val="004752F4"/>
    <w:rsid w:val="00475F4C"/>
    <w:rsid w:val="00482D03"/>
    <w:rsid w:val="004835F4"/>
    <w:rsid w:val="00485899"/>
    <w:rsid w:val="00490582"/>
    <w:rsid w:val="00493A3E"/>
    <w:rsid w:val="00495C29"/>
    <w:rsid w:val="004A490E"/>
    <w:rsid w:val="004C00F1"/>
    <w:rsid w:val="004C6495"/>
    <w:rsid w:val="004C7636"/>
    <w:rsid w:val="004D41A5"/>
    <w:rsid w:val="004D5B49"/>
    <w:rsid w:val="004D7C9A"/>
    <w:rsid w:val="004F6410"/>
    <w:rsid w:val="004F6A40"/>
    <w:rsid w:val="004F71E4"/>
    <w:rsid w:val="005016D0"/>
    <w:rsid w:val="00510098"/>
    <w:rsid w:val="0051024A"/>
    <w:rsid w:val="00511286"/>
    <w:rsid w:val="00512E18"/>
    <w:rsid w:val="005133C8"/>
    <w:rsid w:val="0051458D"/>
    <w:rsid w:val="00517FA0"/>
    <w:rsid w:val="00522335"/>
    <w:rsid w:val="00524AD6"/>
    <w:rsid w:val="00525F8D"/>
    <w:rsid w:val="00526B4D"/>
    <w:rsid w:val="0052704B"/>
    <w:rsid w:val="00535F67"/>
    <w:rsid w:val="005365CC"/>
    <w:rsid w:val="00541EC6"/>
    <w:rsid w:val="005521DF"/>
    <w:rsid w:val="00553CC9"/>
    <w:rsid w:val="0055482A"/>
    <w:rsid w:val="005566AC"/>
    <w:rsid w:val="0056275D"/>
    <w:rsid w:val="00567A86"/>
    <w:rsid w:val="0057151E"/>
    <w:rsid w:val="00571A76"/>
    <w:rsid w:val="00574D0D"/>
    <w:rsid w:val="005824E8"/>
    <w:rsid w:val="00587A82"/>
    <w:rsid w:val="0059525A"/>
    <w:rsid w:val="00597A13"/>
    <w:rsid w:val="005A21C7"/>
    <w:rsid w:val="005A4831"/>
    <w:rsid w:val="005D3DCE"/>
    <w:rsid w:val="005D65B4"/>
    <w:rsid w:val="005D699F"/>
    <w:rsid w:val="005E3B22"/>
    <w:rsid w:val="005E4DDF"/>
    <w:rsid w:val="005E5AC8"/>
    <w:rsid w:val="005F0DA4"/>
    <w:rsid w:val="00603375"/>
    <w:rsid w:val="00606230"/>
    <w:rsid w:val="00614D2A"/>
    <w:rsid w:val="00617CB9"/>
    <w:rsid w:val="00622238"/>
    <w:rsid w:val="00630607"/>
    <w:rsid w:val="0063685F"/>
    <w:rsid w:val="006377EF"/>
    <w:rsid w:val="00637C2F"/>
    <w:rsid w:val="006424B3"/>
    <w:rsid w:val="006452D6"/>
    <w:rsid w:val="00654F20"/>
    <w:rsid w:val="00655AFA"/>
    <w:rsid w:val="00663819"/>
    <w:rsid w:val="00663998"/>
    <w:rsid w:val="006720C9"/>
    <w:rsid w:val="00677DF7"/>
    <w:rsid w:val="0069045D"/>
    <w:rsid w:val="00692306"/>
    <w:rsid w:val="00696E51"/>
    <w:rsid w:val="006C5786"/>
    <w:rsid w:val="006D6B3E"/>
    <w:rsid w:val="006E2AF4"/>
    <w:rsid w:val="006E2FC8"/>
    <w:rsid w:val="006E62AF"/>
    <w:rsid w:val="006F4996"/>
    <w:rsid w:val="0070086B"/>
    <w:rsid w:val="00705E53"/>
    <w:rsid w:val="0070725F"/>
    <w:rsid w:val="00720AE8"/>
    <w:rsid w:val="00726F72"/>
    <w:rsid w:val="007306B2"/>
    <w:rsid w:val="007324A8"/>
    <w:rsid w:val="00741BDA"/>
    <w:rsid w:val="00744878"/>
    <w:rsid w:val="007563BF"/>
    <w:rsid w:val="00764D0E"/>
    <w:rsid w:val="007664E3"/>
    <w:rsid w:val="00767294"/>
    <w:rsid w:val="00797C9A"/>
    <w:rsid w:val="007A1E19"/>
    <w:rsid w:val="007A739C"/>
    <w:rsid w:val="007B4BA0"/>
    <w:rsid w:val="007C4CE1"/>
    <w:rsid w:val="007C6F45"/>
    <w:rsid w:val="007D2FBF"/>
    <w:rsid w:val="007D543C"/>
    <w:rsid w:val="007E534A"/>
    <w:rsid w:val="007E5CA2"/>
    <w:rsid w:val="00803798"/>
    <w:rsid w:val="00807F8E"/>
    <w:rsid w:val="00820689"/>
    <w:rsid w:val="00820919"/>
    <w:rsid w:val="00822035"/>
    <w:rsid w:val="00824B19"/>
    <w:rsid w:val="00825863"/>
    <w:rsid w:val="00826261"/>
    <w:rsid w:val="00826734"/>
    <w:rsid w:val="00826762"/>
    <w:rsid w:val="00835FE2"/>
    <w:rsid w:val="00836762"/>
    <w:rsid w:val="0084143E"/>
    <w:rsid w:val="0084406A"/>
    <w:rsid w:val="00844F5E"/>
    <w:rsid w:val="00860168"/>
    <w:rsid w:val="00860F66"/>
    <w:rsid w:val="00862F38"/>
    <w:rsid w:val="00865A6D"/>
    <w:rsid w:val="00867259"/>
    <w:rsid w:val="00871C23"/>
    <w:rsid w:val="008819F9"/>
    <w:rsid w:val="00883264"/>
    <w:rsid w:val="0088712E"/>
    <w:rsid w:val="00887F08"/>
    <w:rsid w:val="00887FC0"/>
    <w:rsid w:val="0089096A"/>
    <w:rsid w:val="008A1C4D"/>
    <w:rsid w:val="008A3F5D"/>
    <w:rsid w:val="008A47C3"/>
    <w:rsid w:val="008C4BCA"/>
    <w:rsid w:val="008C72E4"/>
    <w:rsid w:val="008D2834"/>
    <w:rsid w:val="008D4780"/>
    <w:rsid w:val="008D560B"/>
    <w:rsid w:val="008E2FE2"/>
    <w:rsid w:val="008E4335"/>
    <w:rsid w:val="008F154B"/>
    <w:rsid w:val="008F65F8"/>
    <w:rsid w:val="009136BB"/>
    <w:rsid w:val="00916C1C"/>
    <w:rsid w:val="00923BC5"/>
    <w:rsid w:val="00933F8B"/>
    <w:rsid w:val="0093750A"/>
    <w:rsid w:val="00937EC2"/>
    <w:rsid w:val="009416EE"/>
    <w:rsid w:val="00944A33"/>
    <w:rsid w:val="00945952"/>
    <w:rsid w:val="00946888"/>
    <w:rsid w:val="00947CCE"/>
    <w:rsid w:val="00952A35"/>
    <w:rsid w:val="009565CB"/>
    <w:rsid w:val="00964C56"/>
    <w:rsid w:val="0097418F"/>
    <w:rsid w:val="00982B5D"/>
    <w:rsid w:val="009952AE"/>
    <w:rsid w:val="009A4365"/>
    <w:rsid w:val="009A4989"/>
    <w:rsid w:val="009A4EF7"/>
    <w:rsid w:val="009A6E19"/>
    <w:rsid w:val="009B3E5F"/>
    <w:rsid w:val="009B6ED0"/>
    <w:rsid w:val="009C29F6"/>
    <w:rsid w:val="009D5A2D"/>
    <w:rsid w:val="009E7E63"/>
    <w:rsid w:val="009F136B"/>
    <w:rsid w:val="009F586C"/>
    <w:rsid w:val="009F78D4"/>
    <w:rsid w:val="00A02273"/>
    <w:rsid w:val="00A0411C"/>
    <w:rsid w:val="00A14C61"/>
    <w:rsid w:val="00A14F51"/>
    <w:rsid w:val="00A22B12"/>
    <w:rsid w:val="00A374D3"/>
    <w:rsid w:val="00A44238"/>
    <w:rsid w:val="00A459AD"/>
    <w:rsid w:val="00A46243"/>
    <w:rsid w:val="00A52A8B"/>
    <w:rsid w:val="00A57537"/>
    <w:rsid w:val="00A60D76"/>
    <w:rsid w:val="00A72EAA"/>
    <w:rsid w:val="00A80FB5"/>
    <w:rsid w:val="00A868D5"/>
    <w:rsid w:val="00A86F2A"/>
    <w:rsid w:val="00A951AF"/>
    <w:rsid w:val="00A96065"/>
    <w:rsid w:val="00AA3331"/>
    <w:rsid w:val="00AB0ED4"/>
    <w:rsid w:val="00AB53A5"/>
    <w:rsid w:val="00AC0353"/>
    <w:rsid w:val="00AC40E1"/>
    <w:rsid w:val="00AD1A03"/>
    <w:rsid w:val="00AD386E"/>
    <w:rsid w:val="00AF154A"/>
    <w:rsid w:val="00AF4A98"/>
    <w:rsid w:val="00B01EF7"/>
    <w:rsid w:val="00B02B87"/>
    <w:rsid w:val="00B049F1"/>
    <w:rsid w:val="00B06F9F"/>
    <w:rsid w:val="00B10F24"/>
    <w:rsid w:val="00B256E7"/>
    <w:rsid w:val="00B25C79"/>
    <w:rsid w:val="00B25FFC"/>
    <w:rsid w:val="00B30CA7"/>
    <w:rsid w:val="00B47ED0"/>
    <w:rsid w:val="00B51174"/>
    <w:rsid w:val="00B67584"/>
    <w:rsid w:val="00B758D8"/>
    <w:rsid w:val="00B80461"/>
    <w:rsid w:val="00B81113"/>
    <w:rsid w:val="00B86D4E"/>
    <w:rsid w:val="00B87865"/>
    <w:rsid w:val="00B91AD6"/>
    <w:rsid w:val="00B920DE"/>
    <w:rsid w:val="00BA1DEF"/>
    <w:rsid w:val="00BA4C77"/>
    <w:rsid w:val="00BB08B4"/>
    <w:rsid w:val="00BB1195"/>
    <w:rsid w:val="00BC30D8"/>
    <w:rsid w:val="00BC3D87"/>
    <w:rsid w:val="00BD1AE4"/>
    <w:rsid w:val="00BE014E"/>
    <w:rsid w:val="00BE5432"/>
    <w:rsid w:val="00BF63EB"/>
    <w:rsid w:val="00C01628"/>
    <w:rsid w:val="00C0376A"/>
    <w:rsid w:val="00C06930"/>
    <w:rsid w:val="00C101CC"/>
    <w:rsid w:val="00C10F5B"/>
    <w:rsid w:val="00C122A0"/>
    <w:rsid w:val="00C129B3"/>
    <w:rsid w:val="00C12CC1"/>
    <w:rsid w:val="00C1558F"/>
    <w:rsid w:val="00C15B7D"/>
    <w:rsid w:val="00C163E5"/>
    <w:rsid w:val="00C177F8"/>
    <w:rsid w:val="00C21C09"/>
    <w:rsid w:val="00C223D8"/>
    <w:rsid w:val="00C3017F"/>
    <w:rsid w:val="00C31823"/>
    <w:rsid w:val="00C41A03"/>
    <w:rsid w:val="00C61899"/>
    <w:rsid w:val="00C62069"/>
    <w:rsid w:val="00C63A62"/>
    <w:rsid w:val="00C63F85"/>
    <w:rsid w:val="00C643DA"/>
    <w:rsid w:val="00C66E73"/>
    <w:rsid w:val="00C67F4C"/>
    <w:rsid w:val="00C70F6A"/>
    <w:rsid w:val="00C71DC3"/>
    <w:rsid w:val="00C7203B"/>
    <w:rsid w:val="00C73751"/>
    <w:rsid w:val="00C76B9C"/>
    <w:rsid w:val="00C80360"/>
    <w:rsid w:val="00C816F5"/>
    <w:rsid w:val="00C82335"/>
    <w:rsid w:val="00C96E78"/>
    <w:rsid w:val="00CA3885"/>
    <w:rsid w:val="00CB288D"/>
    <w:rsid w:val="00CB3DBE"/>
    <w:rsid w:val="00CB6F14"/>
    <w:rsid w:val="00CC0BE5"/>
    <w:rsid w:val="00CC1671"/>
    <w:rsid w:val="00CD4581"/>
    <w:rsid w:val="00D00365"/>
    <w:rsid w:val="00D153BC"/>
    <w:rsid w:val="00D34D91"/>
    <w:rsid w:val="00D36E00"/>
    <w:rsid w:val="00D37C27"/>
    <w:rsid w:val="00D44FB5"/>
    <w:rsid w:val="00D454F6"/>
    <w:rsid w:val="00D455FA"/>
    <w:rsid w:val="00D60BFE"/>
    <w:rsid w:val="00D6179C"/>
    <w:rsid w:val="00D65084"/>
    <w:rsid w:val="00D67D07"/>
    <w:rsid w:val="00D73A87"/>
    <w:rsid w:val="00D74A0F"/>
    <w:rsid w:val="00D757F8"/>
    <w:rsid w:val="00D8060E"/>
    <w:rsid w:val="00D83F29"/>
    <w:rsid w:val="00D8441A"/>
    <w:rsid w:val="00D85DD4"/>
    <w:rsid w:val="00D958EA"/>
    <w:rsid w:val="00D9722B"/>
    <w:rsid w:val="00DA3B69"/>
    <w:rsid w:val="00DA3ECA"/>
    <w:rsid w:val="00DA430A"/>
    <w:rsid w:val="00DA4E28"/>
    <w:rsid w:val="00DB08D6"/>
    <w:rsid w:val="00DB0F35"/>
    <w:rsid w:val="00DB21F9"/>
    <w:rsid w:val="00DB3F16"/>
    <w:rsid w:val="00DB5623"/>
    <w:rsid w:val="00DF6443"/>
    <w:rsid w:val="00E03127"/>
    <w:rsid w:val="00E03B1F"/>
    <w:rsid w:val="00E10C97"/>
    <w:rsid w:val="00E12CD3"/>
    <w:rsid w:val="00E12F3B"/>
    <w:rsid w:val="00E17D13"/>
    <w:rsid w:val="00E23277"/>
    <w:rsid w:val="00E27E92"/>
    <w:rsid w:val="00E323E6"/>
    <w:rsid w:val="00E42D5B"/>
    <w:rsid w:val="00E50339"/>
    <w:rsid w:val="00E51CA8"/>
    <w:rsid w:val="00E66E97"/>
    <w:rsid w:val="00E710AF"/>
    <w:rsid w:val="00E728B6"/>
    <w:rsid w:val="00E75FC1"/>
    <w:rsid w:val="00E76F03"/>
    <w:rsid w:val="00E82E29"/>
    <w:rsid w:val="00E83445"/>
    <w:rsid w:val="00E84980"/>
    <w:rsid w:val="00E94C28"/>
    <w:rsid w:val="00E978BF"/>
    <w:rsid w:val="00EB4F35"/>
    <w:rsid w:val="00EC3C6C"/>
    <w:rsid w:val="00EC65B9"/>
    <w:rsid w:val="00ED0BE9"/>
    <w:rsid w:val="00ED19B5"/>
    <w:rsid w:val="00ED7D46"/>
    <w:rsid w:val="00F02AE6"/>
    <w:rsid w:val="00F041B0"/>
    <w:rsid w:val="00F14E97"/>
    <w:rsid w:val="00F178D5"/>
    <w:rsid w:val="00F207A3"/>
    <w:rsid w:val="00F24F6E"/>
    <w:rsid w:val="00F27DFE"/>
    <w:rsid w:val="00F32410"/>
    <w:rsid w:val="00F33A32"/>
    <w:rsid w:val="00F3413A"/>
    <w:rsid w:val="00F50506"/>
    <w:rsid w:val="00F559E0"/>
    <w:rsid w:val="00F651EE"/>
    <w:rsid w:val="00F67E37"/>
    <w:rsid w:val="00F75DE8"/>
    <w:rsid w:val="00F76F5A"/>
    <w:rsid w:val="00F836DB"/>
    <w:rsid w:val="00F85983"/>
    <w:rsid w:val="00F87A62"/>
    <w:rsid w:val="00F97286"/>
    <w:rsid w:val="00FA1EC1"/>
    <w:rsid w:val="00FA2A89"/>
    <w:rsid w:val="00FA4C40"/>
    <w:rsid w:val="00FB3BC2"/>
    <w:rsid w:val="00FC0CE8"/>
    <w:rsid w:val="00FD20E1"/>
    <w:rsid w:val="00FD4373"/>
    <w:rsid w:val="00FD5C72"/>
    <w:rsid w:val="00FE5F95"/>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3.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30</Pages>
  <Words>9004</Words>
  <Characters>51323</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Copeland,Tim</cp:lastModifiedBy>
  <cp:revision>235</cp:revision>
  <cp:lastPrinted>2023-08-02T22:10:00Z</cp:lastPrinted>
  <dcterms:created xsi:type="dcterms:W3CDTF">2023-08-10T16:38:00Z</dcterms:created>
  <dcterms:modified xsi:type="dcterms:W3CDTF">2023-09-13T09:59:00Z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